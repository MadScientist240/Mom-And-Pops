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2580" w14:textId="602D7D23" w:rsidR="47041AD2" w:rsidRDefault="47041AD2" w:rsidP="47041AD2">
      <w:pPr>
        <w:spacing w:after="0" w:line="240" w:lineRule="auto"/>
        <w:rPr>
          <w:rFonts w:eastAsia="Arial-BoldMT"/>
          <w:b/>
          <w:bCs/>
          <w:sz w:val="24"/>
          <w:szCs w:val="24"/>
        </w:rPr>
      </w:pPr>
    </w:p>
    <w:p w14:paraId="274430E3" w14:textId="2BCB0238" w:rsidR="675B77F2" w:rsidRDefault="675B77F2" w:rsidP="675B77F2">
      <w:pPr>
        <w:spacing w:after="0" w:line="240" w:lineRule="auto"/>
        <w:rPr>
          <w:rFonts w:eastAsia="Arial-BoldMT"/>
          <w:b/>
          <w:bCs/>
          <w:sz w:val="24"/>
          <w:szCs w:val="24"/>
        </w:rPr>
      </w:pPr>
    </w:p>
    <w:p w14:paraId="73704A8F" w14:textId="7FA9FADF" w:rsidR="675B77F2" w:rsidRDefault="675B77F2" w:rsidP="675B77F2">
      <w:pPr>
        <w:spacing w:after="0" w:line="240" w:lineRule="auto"/>
        <w:rPr>
          <w:rFonts w:eastAsia="Arial-BoldMT"/>
          <w:b/>
          <w:bCs/>
          <w:sz w:val="24"/>
          <w:szCs w:val="24"/>
        </w:rPr>
      </w:pPr>
    </w:p>
    <w:p w14:paraId="2EEC8D65" w14:textId="50E52BFD" w:rsidR="675B77F2" w:rsidRDefault="675B77F2" w:rsidP="675B77F2">
      <w:pPr>
        <w:spacing w:after="0" w:line="240" w:lineRule="auto"/>
        <w:rPr>
          <w:rFonts w:eastAsia="Arial-BoldMT"/>
          <w:b/>
          <w:bCs/>
          <w:sz w:val="24"/>
          <w:szCs w:val="24"/>
        </w:rPr>
      </w:pPr>
    </w:p>
    <w:p w14:paraId="79A102FA" w14:textId="6E29AE91" w:rsidR="675B77F2" w:rsidRDefault="675B77F2" w:rsidP="675B77F2">
      <w:pPr>
        <w:spacing w:after="0" w:line="240" w:lineRule="auto"/>
        <w:rPr>
          <w:rFonts w:eastAsia="Arial-BoldMT"/>
          <w:b/>
          <w:bCs/>
          <w:sz w:val="24"/>
          <w:szCs w:val="24"/>
        </w:rPr>
      </w:pPr>
    </w:p>
    <w:p w14:paraId="4861EBDD" w14:textId="4357C9D6" w:rsidR="675B77F2" w:rsidRDefault="675B77F2" w:rsidP="675B77F2">
      <w:pPr>
        <w:spacing w:after="0" w:line="240" w:lineRule="auto"/>
        <w:rPr>
          <w:rFonts w:eastAsia="Arial-BoldMT"/>
          <w:b/>
          <w:bCs/>
          <w:sz w:val="24"/>
          <w:szCs w:val="24"/>
        </w:rPr>
      </w:pPr>
    </w:p>
    <w:p w14:paraId="019FECC6" w14:textId="3A789E27" w:rsidR="675B77F2" w:rsidRDefault="675B77F2" w:rsidP="675B77F2">
      <w:pPr>
        <w:spacing w:after="0" w:line="240" w:lineRule="auto"/>
        <w:rPr>
          <w:rFonts w:eastAsia="Arial-BoldMT"/>
          <w:b/>
          <w:bCs/>
          <w:sz w:val="24"/>
          <w:szCs w:val="24"/>
        </w:rPr>
      </w:pPr>
    </w:p>
    <w:p w14:paraId="73EFFDE9" w14:textId="15E4E6E2" w:rsidR="675B77F2" w:rsidRDefault="675B77F2" w:rsidP="675B77F2">
      <w:pPr>
        <w:spacing w:after="0" w:line="240" w:lineRule="auto"/>
        <w:rPr>
          <w:rFonts w:eastAsia="Arial-BoldMT"/>
          <w:b/>
          <w:bCs/>
          <w:sz w:val="24"/>
          <w:szCs w:val="24"/>
        </w:rPr>
      </w:pPr>
    </w:p>
    <w:p w14:paraId="2D98B0C8" w14:textId="28F66EC4" w:rsidR="60EAF8D3" w:rsidRDefault="60EAF8D3" w:rsidP="538A6102">
      <w:pPr>
        <w:pStyle w:val="Title"/>
        <w:jc w:val="center"/>
      </w:pPr>
    </w:p>
    <w:p w14:paraId="0F29B705" w14:textId="46863B67" w:rsidR="52C0A9A9" w:rsidRDefault="52C0A9A9" w:rsidP="538A6102">
      <w:pPr>
        <w:pStyle w:val="Title"/>
        <w:jc w:val="center"/>
      </w:pPr>
    </w:p>
    <w:p w14:paraId="2D9227B6" w14:textId="1B370932" w:rsidR="52C0A9A9" w:rsidRDefault="52C0A9A9" w:rsidP="538A6102">
      <w:pPr>
        <w:pStyle w:val="Title"/>
        <w:jc w:val="center"/>
      </w:pPr>
    </w:p>
    <w:p w14:paraId="649EE8BD" w14:textId="61CEB74A" w:rsidR="3C5C5EBB" w:rsidRDefault="3C5C5EBB" w:rsidP="538A6102">
      <w:pPr>
        <w:pStyle w:val="Title"/>
        <w:jc w:val="center"/>
      </w:pPr>
    </w:p>
    <w:p w14:paraId="66C32C4E" w14:textId="69A1257B" w:rsidR="675B77F2" w:rsidRDefault="5515E2F6" w:rsidP="538A6102">
      <w:pPr>
        <w:pStyle w:val="Title"/>
        <w:jc w:val="center"/>
      </w:pPr>
      <w:r>
        <w:t>Mom &amp; Pop’s</w:t>
      </w:r>
      <w:r w:rsidR="00D01821">
        <w:t xml:space="preserve"> Planning Document</w:t>
      </w:r>
    </w:p>
    <w:p w14:paraId="59B71E4C" w14:textId="33FFB65B" w:rsidR="640D69BE" w:rsidRDefault="5515E2F6" w:rsidP="32233889">
      <w:pPr>
        <w:jc w:val="center"/>
      </w:pPr>
      <w:r>
        <w:t>Team: Boba</w:t>
      </w:r>
      <w:r w:rsidR="008E63BD">
        <w:t xml:space="preserve"> Tea</w:t>
      </w:r>
    </w:p>
    <w:p w14:paraId="4BB0BC93" w14:textId="016D5ECA" w:rsidR="675B77F2" w:rsidRDefault="675B77F2" w:rsidP="675B77F2">
      <w:pPr>
        <w:spacing w:after="0" w:line="240" w:lineRule="auto"/>
        <w:rPr>
          <w:rFonts w:eastAsia="Arial-BoldMT"/>
          <w:b/>
          <w:bCs/>
          <w:sz w:val="24"/>
          <w:szCs w:val="24"/>
        </w:rPr>
      </w:pPr>
    </w:p>
    <w:p w14:paraId="7761D04F" w14:textId="721437DD" w:rsidR="675B77F2" w:rsidRDefault="675B77F2" w:rsidP="675B77F2">
      <w:pPr>
        <w:spacing w:after="0" w:line="240" w:lineRule="auto"/>
        <w:rPr>
          <w:rFonts w:eastAsia="Arial-BoldMT"/>
          <w:b/>
          <w:bCs/>
          <w:sz w:val="24"/>
          <w:szCs w:val="24"/>
        </w:rPr>
      </w:pPr>
    </w:p>
    <w:p w14:paraId="486FDC28" w14:textId="2E5FF615" w:rsidR="675B77F2" w:rsidRDefault="675B77F2" w:rsidP="675B77F2">
      <w:pPr>
        <w:spacing w:after="0" w:line="240" w:lineRule="auto"/>
        <w:rPr>
          <w:rFonts w:eastAsia="Arial-BoldMT"/>
          <w:b/>
          <w:bCs/>
          <w:sz w:val="24"/>
          <w:szCs w:val="24"/>
        </w:rPr>
      </w:pPr>
    </w:p>
    <w:p w14:paraId="305C8EF1" w14:textId="68CB8599" w:rsidR="675B77F2" w:rsidRDefault="675B77F2" w:rsidP="675B77F2">
      <w:pPr>
        <w:spacing w:after="0" w:line="240" w:lineRule="auto"/>
        <w:rPr>
          <w:rFonts w:eastAsia="Arial-BoldMT"/>
          <w:b/>
          <w:bCs/>
          <w:sz w:val="24"/>
          <w:szCs w:val="24"/>
        </w:rPr>
      </w:pPr>
    </w:p>
    <w:p w14:paraId="5D85638F" w14:textId="11844646" w:rsidR="675B77F2" w:rsidRDefault="675B77F2" w:rsidP="675B77F2">
      <w:pPr>
        <w:spacing w:after="0" w:line="240" w:lineRule="auto"/>
        <w:rPr>
          <w:rFonts w:eastAsia="Arial-BoldMT"/>
          <w:b/>
          <w:bCs/>
          <w:sz w:val="24"/>
          <w:szCs w:val="24"/>
        </w:rPr>
      </w:pPr>
    </w:p>
    <w:p w14:paraId="4E0D735C" w14:textId="1634D119" w:rsidR="675B77F2" w:rsidRDefault="675B77F2" w:rsidP="675B77F2">
      <w:pPr>
        <w:spacing w:after="0" w:line="240" w:lineRule="auto"/>
        <w:rPr>
          <w:rFonts w:eastAsia="Arial-BoldMT"/>
          <w:b/>
          <w:bCs/>
          <w:sz w:val="24"/>
          <w:szCs w:val="24"/>
        </w:rPr>
      </w:pPr>
    </w:p>
    <w:p w14:paraId="72B17CE4" w14:textId="6DDB124A" w:rsidR="675B77F2" w:rsidRDefault="675B77F2" w:rsidP="675B77F2">
      <w:pPr>
        <w:spacing w:after="0" w:line="240" w:lineRule="auto"/>
        <w:rPr>
          <w:rFonts w:eastAsia="Arial-BoldMT"/>
          <w:b/>
          <w:bCs/>
          <w:sz w:val="24"/>
          <w:szCs w:val="24"/>
        </w:rPr>
      </w:pPr>
    </w:p>
    <w:p w14:paraId="261F1190" w14:textId="63663271" w:rsidR="675B77F2" w:rsidRDefault="675B77F2" w:rsidP="675B77F2">
      <w:pPr>
        <w:spacing w:after="0" w:line="240" w:lineRule="auto"/>
        <w:rPr>
          <w:rFonts w:eastAsia="Arial-BoldMT"/>
          <w:b/>
          <w:bCs/>
          <w:sz w:val="24"/>
          <w:szCs w:val="24"/>
        </w:rPr>
      </w:pPr>
    </w:p>
    <w:p w14:paraId="13A5A4F3" w14:textId="0A907579" w:rsidR="675B77F2" w:rsidRDefault="675B77F2" w:rsidP="675B77F2">
      <w:pPr>
        <w:spacing w:after="0" w:line="240" w:lineRule="auto"/>
        <w:rPr>
          <w:rFonts w:eastAsia="Arial-BoldMT"/>
          <w:b/>
          <w:bCs/>
          <w:sz w:val="24"/>
          <w:szCs w:val="24"/>
        </w:rPr>
      </w:pPr>
    </w:p>
    <w:p w14:paraId="04D5F267" w14:textId="67807872" w:rsidR="675B77F2" w:rsidRDefault="675B77F2" w:rsidP="675B77F2">
      <w:pPr>
        <w:spacing w:after="0" w:line="240" w:lineRule="auto"/>
        <w:rPr>
          <w:rFonts w:eastAsia="Arial-BoldMT"/>
          <w:b/>
          <w:bCs/>
          <w:sz w:val="24"/>
          <w:szCs w:val="24"/>
        </w:rPr>
      </w:pPr>
    </w:p>
    <w:p w14:paraId="309049B0" w14:textId="605556FC" w:rsidR="675B77F2" w:rsidRDefault="675B77F2" w:rsidP="675B77F2">
      <w:pPr>
        <w:spacing w:after="0" w:line="240" w:lineRule="auto"/>
        <w:rPr>
          <w:rFonts w:eastAsia="Arial-BoldMT"/>
          <w:b/>
          <w:bCs/>
          <w:sz w:val="24"/>
          <w:szCs w:val="24"/>
        </w:rPr>
      </w:pPr>
    </w:p>
    <w:p w14:paraId="4AB69DB2" w14:textId="05C35260" w:rsidR="675B77F2" w:rsidRDefault="675B77F2" w:rsidP="675B77F2">
      <w:pPr>
        <w:spacing w:after="0" w:line="240" w:lineRule="auto"/>
        <w:rPr>
          <w:rFonts w:eastAsia="Arial-BoldMT"/>
          <w:b/>
          <w:bCs/>
          <w:sz w:val="24"/>
          <w:szCs w:val="24"/>
        </w:rPr>
      </w:pPr>
    </w:p>
    <w:p w14:paraId="2531FF6C" w14:textId="09447215" w:rsidR="675B77F2" w:rsidRDefault="675B77F2" w:rsidP="675B77F2">
      <w:pPr>
        <w:spacing w:after="0" w:line="240" w:lineRule="auto"/>
        <w:rPr>
          <w:rFonts w:eastAsia="Arial-BoldMT"/>
          <w:b/>
          <w:bCs/>
          <w:sz w:val="24"/>
          <w:szCs w:val="24"/>
        </w:rPr>
      </w:pPr>
    </w:p>
    <w:p w14:paraId="781135D6" w14:textId="716B30F3" w:rsidR="675B77F2" w:rsidRDefault="675B77F2" w:rsidP="675B77F2">
      <w:pPr>
        <w:spacing w:after="0" w:line="240" w:lineRule="auto"/>
        <w:rPr>
          <w:rFonts w:eastAsia="Arial-BoldMT"/>
          <w:b/>
          <w:bCs/>
          <w:sz w:val="24"/>
          <w:szCs w:val="24"/>
        </w:rPr>
      </w:pPr>
    </w:p>
    <w:p w14:paraId="10536C0C" w14:textId="7B140751" w:rsidR="675B77F2" w:rsidRDefault="675B77F2" w:rsidP="675B77F2">
      <w:pPr>
        <w:spacing w:after="0" w:line="240" w:lineRule="auto"/>
        <w:rPr>
          <w:rFonts w:eastAsia="Arial-BoldMT"/>
          <w:b/>
          <w:bCs/>
          <w:sz w:val="24"/>
          <w:szCs w:val="24"/>
        </w:rPr>
      </w:pPr>
    </w:p>
    <w:p w14:paraId="5BD80884" w14:textId="150E9B26" w:rsidR="675B77F2" w:rsidRDefault="675B77F2" w:rsidP="675B77F2">
      <w:pPr>
        <w:spacing w:after="0" w:line="240" w:lineRule="auto"/>
        <w:rPr>
          <w:rFonts w:eastAsia="Arial-BoldMT"/>
          <w:b/>
          <w:bCs/>
          <w:sz w:val="24"/>
          <w:szCs w:val="24"/>
        </w:rPr>
      </w:pPr>
    </w:p>
    <w:p w14:paraId="6EEC20A7" w14:textId="425A5CA5" w:rsidR="675B77F2" w:rsidRDefault="675B77F2" w:rsidP="675B77F2">
      <w:pPr>
        <w:spacing w:after="0" w:line="240" w:lineRule="auto"/>
        <w:rPr>
          <w:rFonts w:eastAsia="Arial-BoldMT"/>
          <w:b/>
          <w:bCs/>
          <w:sz w:val="24"/>
          <w:szCs w:val="24"/>
        </w:rPr>
      </w:pPr>
    </w:p>
    <w:p w14:paraId="05399F5A" w14:textId="53A049DB" w:rsidR="675B77F2" w:rsidRDefault="675B77F2" w:rsidP="675B77F2">
      <w:pPr>
        <w:spacing w:after="0" w:line="240" w:lineRule="auto"/>
        <w:rPr>
          <w:rFonts w:eastAsia="Arial-BoldMT"/>
          <w:b/>
          <w:bCs/>
          <w:sz w:val="24"/>
          <w:szCs w:val="24"/>
        </w:rPr>
      </w:pPr>
    </w:p>
    <w:p w14:paraId="62658B7C" w14:textId="5D0AEEBE" w:rsidR="675B77F2" w:rsidRDefault="675B77F2" w:rsidP="675B77F2">
      <w:pPr>
        <w:spacing w:after="0" w:line="240" w:lineRule="auto"/>
        <w:rPr>
          <w:rFonts w:eastAsia="Arial-BoldMT"/>
          <w:b/>
          <w:bCs/>
          <w:sz w:val="24"/>
          <w:szCs w:val="24"/>
        </w:rPr>
      </w:pPr>
    </w:p>
    <w:p w14:paraId="2D771190" w14:textId="0E283099" w:rsidR="675B77F2" w:rsidRDefault="675B77F2" w:rsidP="675B77F2">
      <w:pPr>
        <w:spacing w:after="0" w:line="240" w:lineRule="auto"/>
        <w:rPr>
          <w:rFonts w:eastAsia="Arial-BoldMT"/>
          <w:b/>
          <w:bCs/>
          <w:sz w:val="24"/>
          <w:szCs w:val="24"/>
        </w:rPr>
      </w:pPr>
    </w:p>
    <w:p w14:paraId="5F99C31E" w14:textId="6D36CC8C" w:rsidR="675B77F2" w:rsidRDefault="675B77F2" w:rsidP="675B77F2">
      <w:pPr>
        <w:spacing w:after="0" w:line="240" w:lineRule="auto"/>
        <w:rPr>
          <w:rFonts w:eastAsia="Arial-BoldMT"/>
          <w:b/>
          <w:bCs/>
          <w:sz w:val="24"/>
          <w:szCs w:val="24"/>
        </w:rPr>
      </w:pPr>
    </w:p>
    <w:p w14:paraId="28DA9644" w14:textId="77777777" w:rsidR="00E54BCE" w:rsidRDefault="00E54BCE" w:rsidP="00254F93">
      <w:pPr>
        <w:rPr>
          <w:rFonts w:eastAsia="ArialMT"/>
          <w:sz w:val="24"/>
          <w:szCs w:val="24"/>
        </w:rPr>
      </w:pPr>
    </w:p>
    <w:sdt>
      <w:sdtPr>
        <w:rPr>
          <w:rFonts w:asciiTheme="minorHAnsi" w:eastAsiaTheme="minorEastAsia" w:hAnsiTheme="minorHAnsi" w:cstheme="minorBidi"/>
          <w:color w:val="auto"/>
          <w:sz w:val="22"/>
          <w:szCs w:val="22"/>
        </w:rPr>
        <w:id w:val="1012954368"/>
        <w:docPartObj>
          <w:docPartGallery w:val="Table of Contents"/>
          <w:docPartUnique/>
        </w:docPartObj>
      </w:sdtPr>
      <w:sdtEndPr>
        <w:rPr>
          <w:b/>
        </w:rPr>
      </w:sdtEndPr>
      <w:sdtContent>
        <w:p w14:paraId="2577DC5D" w14:textId="0C135879" w:rsidR="007F2103" w:rsidRDefault="007F2103">
          <w:pPr>
            <w:pStyle w:val="TOCHeading"/>
          </w:pPr>
          <w:r>
            <w:t>Table of Contents:</w:t>
          </w:r>
        </w:p>
        <w:p w14:paraId="5220ABD5" w14:textId="5580E536" w:rsidR="001D6C32" w:rsidRDefault="007F2103">
          <w:pPr>
            <w:pStyle w:val="TOC2"/>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9304403" w:history="1">
            <w:r w:rsidR="001D6C32" w:rsidRPr="0072639B">
              <w:rPr>
                <w:rStyle w:val="Hyperlink"/>
                <w:noProof/>
              </w:rPr>
              <w:t>Scope:</w:t>
            </w:r>
            <w:r w:rsidR="001D6C32">
              <w:rPr>
                <w:noProof/>
                <w:webHidden/>
              </w:rPr>
              <w:tab/>
            </w:r>
            <w:r w:rsidR="001D6C32">
              <w:rPr>
                <w:noProof/>
                <w:webHidden/>
              </w:rPr>
              <w:fldChar w:fldCharType="begin"/>
            </w:r>
            <w:r w:rsidR="001D6C32">
              <w:rPr>
                <w:noProof/>
                <w:webHidden/>
              </w:rPr>
              <w:instrText xml:space="preserve"> PAGEREF _Toc209304403 \h </w:instrText>
            </w:r>
            <w:r w:rsidR="001D6C32">
              <w:rPr>
                <w:noProof/>
                <w:webHidden/>
              </w:rPr>
            </w:r>
            <w:r w:rsidR="001D6C32">
              <w:rPr>
                <w:noProof/>
                <w:webHidden/>
              </w:rPr>
              <w:fldChar w:fldCharType="separate"/>
            </w:r>
            <w:r w:rsidR="001D6C32">
              <w:rPr>
                <w:noProof/>
                <w:webHidden/>
              </w:rPr>
              <w:t>3</w:t>
            </w:r>
            <w:r w:rsidR="001D6C32">
              <w:rPr>
                <w:noProof/>
                <w:webHidden/>
              </w:rPr>
              <w:fldChar w:fldCharType="end"/>
            </w:r>
          </w:hyperlink>
        </w:p>
        <w:p w14:paraId="4A6CF899" w14:textId="33A7F578" w:rsidR="001D6C32" w:rsidRDefault="001D6C32">
          <w:pPr>
            <w:pStyle w:val="TOC2"/>
            <w:tabs>
              <w:tab w:val="right" w:leader="dot" w:pos="9350"/>
            </w:tabs>
            <w:rPr>
              <w:rFonts w:cstheme="minorBidi"/>
              <w:noProof/>
              <w:kern w:val="2"/>
              <w:sz w:val="24"/>
              <w:szCs w:val="24"/>
              <w14:ligatures w14:val="standardContextual"/>
            </w:rPr>
          </w:pPr>
          <w:hyperlink w:anchor="_Toc209304404" w:history="1">
            <w:r w:rsidRPr="0072639B">
              <w:rPr>
                <w:rStyle w:val="Hyperlink"/>
                <w:noProof/>
              </w:rPr>
              <w:t>Schedule:</w:t>
            </w:r>
            <w:r>
              <w:rPr>
                <w:noProof/>
                <w:webHidden/>
              </w:rPr>
              <w:tab/>
            </w:r>
            <w:r>
              <w:rPr>
                <w:noProof/>
                <w:webHidden/>
              </w:rPr>
              <w:fldChar w:fldCharType="begin"/>
            </w:r>
            <w:r>
              <w:rPr>
                <w:noProof/>
                <w:webHidden/>
              </w:rPr>
              <w:instrText xml:space="preserve"> PAGEREF _Toc209304404 \h </w:instrText>
            </w:r>
            <w:r>
              <w:rPr>
                <w:noProof/>
                <w:webHidden/>
              </w:rPr>
            </w:r>
            <w:r>
              <w:rPr>
                <w:noProof/>
                <w:webHidden/>
              </w:rPr>
              <w:fldChar w:fldCharType="separate"/>
            </w:r>
            <w:r>
              <w:rPr>
                <w:noProof/>
                <w:webHidden/>
              </w:rPr>
              <w:t>7</w:t>
            </w:r>
            <w:r>
              <w:rPr>
                <w:noProof/>
                <w:webHidden/>
              </w:rPr>
              <w:fldChar w:fldCharType="end"/>
            </w:r>
          </w:hyperlink>
        </w:p>
        <w:p w14:paraId="5189E6D7" w14:textId="630B2DDB" w:rsidR="001D6C32" w:rsidRDefault="001D6C32">
          <w:pPr>
            <w:pStyle w:val="TOC2"/>
            <w:tabs>
              <w:tab w:val="right" w:leader="dot" w:pos="9350"/>
            </w:tabs>
            <w:rPr>
              <w:rFonts w:cstheme="minorBidi"/>
              <w:noProof/>
              <w:kern w:val="2"/>
              <w:sz w:val="24"/>
              <w:szCs w:val="24"/>
              <w14:ligatures w14:val="standardContextual"/>
            </w:rPr>
          </w:pPr>
          <w:hyperlink w:anchor="_Toc209304405" w:history="1">
            <w:r w:rsidRPr="0072639B">
              <w:rPr>
                <w:rStyle w:val="Hyperlink"/>
                <w:noProof/>
              </w:rPr>
              <w:t>Gantt Chart:</w:t>
            </w:r>
            <w:r>
              <w:rPr>
                <w:noProof/>
                <w:webHidden/>
              </w:rPr>
              <w:tab/>
            </w:r>
            <w:r>
              <w:rPr>
                <w:noProof/>
                <w:webHidden/>
              </w:rPr>
              <w:fldChar w:fldCharType="begin"/>
            </w:r>
            <w:r>
              <w:rPr>
                <w:noProof/>
                <w:webHidden/>
              </w:rPr>
              <w:instrText xml:space="preserve"> PAGEREF _Toc209304405 \h </w:instrText>
            </w:r>
            <w:r>
              <w:rPr>
                <w:noProof/>
                <w:webHidden/>
              </w:rPr>
            </w:r>
            <w:r>
              <w:rPr>
                <w:noProof/>
                <w:webHidden/>
              </w:rPr>
              <w:fldChar w:fldCharType="separate"/>
            </w:r>
            <w:r>
              <w:rPr>
                <w:noProof/>
                <w:webHidden/>
              </w:rPr>
              <w:t>11</w:t>
            </w:r>
            <w:r>
              <w:rPr>
                <w:noProof/>
                <w:webHidden/>
              </w:rPr>
              <w:fldChar w:fldCharType="end"/>
            </w:r>
          </w:hyperlink>
        </w:p>
        <w:p w14:paraId="3269971B" w14:textId="5C3F2A41" w:rsidR="001D6C32" w:rsidRDefault="001D6C32">
          <w:pPr>
            <w:pStyle w:val="TOC2"/>
            <w:tabs>
              <w:tab w:val="right" w:leader="dot" w:pos="9350"/>
            </w:tabs>
            <w:rPr>
              <w:rFonts w:cstheme="minorBidi"/>
              <w:noProof/>
              <w:kern w:val="2"/>
              <w:sz w:val="24"/>
              <w:szCs w:val="24"/>
              <w14:ligatures w14:val="standardContextual"/>
            </w:rPr>
          </w:pPr>
          <w:hyperlink w:anchor="_Toc209304406" w:history="1">
            <w:r w:rsidRPr="0072639B">
              <w:rPr>
                <w:rStyle w:val="Hyperlink"/>
                <w:noProof/>
              </w:rPr>
              <w:t>Team Organization:</w:t>
            </w:r>
            <w:r>
              <w:rPr>
                <w:noProof/>
                <w:webHidden/>
              </w:rPr>
              <w:tab/>
            </w:r>
            <w:r>
              <w:rPr>
                <w:noProof/>
                <w:webHidden/>
              </w:rPr>
              <w:fldChar w:fldCharType="begin"/>
            </w:r>
            <w:r>
              <w:rPr>
                <w:noProof/>
                <w:webHidden/>
              </w:rPr>
              <w:instrText xml:space="preserve"> PAGEREF _Toc209304406 \h </w:instrText>
            </w:r>
            <w:r>
              <w:rPr>
                <w:noProof/>
                <w:webHidden/>
              </w:rPr>
            </w:r>
            <w:r>
              <w:rPr>
                <w:noProof/>
                <w:webHidden/>
              </w:rPr>
              <w:fldChar w:fldCharType="separate"/>
            </w:r>
            <w:r>
              <w:rPr>
                <w:noProof/>
                <w:webHidden/>
              </w:rPr>
              <w:t>12</w:t>
            </w:r>
            <w:r>
              <w:rPr>
                <w:noProof/>
                <w:webHidden/>
              </w:rPr>
              <w:fldChar w:fldCharType="end"/>
            </w:r>
          </w:hyperlink>
        </w:p>
        <w:p w14:paraId="17D6A7D9" w14:textId="36565AC6" w:rsidR="001D6C32" w:rsidRDefault="001D6C32">
          <w:pPr>
            <w:pStyle w:val="TOC2"/>
            <w:tabs>
              <w:tab w:val="right" w:leader="dot" w:pos="9350"/>
            </w:tabs>
            <w:rPr>
              <w:rFonts w:cstheme="minorBidi"/>
              <w:noProof/>
              <w:kern w:val="2"/>
              <w:sz w:val="24"/>
              <w:szCs w:val="24"/>
              <w14:ligatures w14:val="standardContextual"/>
            </w:rPr>
          </w:pPr>
          <w:hyperlink w:anchor="_Toc209304407" w:history="1">
            <w:r w:rsidRPr="0072639B">
              <w:rPr>
                <w:rStyle w:val="Hyperlink"/>
                <w:noProof/>
              </w:rPr>
              <w:t>Technical Description:</w:t>
            </w:r>
            <w:r>
              <w:rPr>
                <w:noProof/>
                <w:webHidden/>
              </w:rPr>
              <w:tab/>
            </w:r>
            <w:r>
              <w:rPr>
                <w:noProof/>
                <w:webHidden/>
              </w:rPr>
              <w:fldChar w:fldCharType="begin"/>
            </w:r>
            <w:r>
              <w:rPr>
                <w:noProof/>
                <w:webHidden/>
              </w:rPr>
              <w:instrText xml:space="preserve"> PAGEREF _Toc209304407 \h </w:instrText>
            </w:r>
            <w:r>
              <w:rPr>
                <w:noProof/>
                <w:webHidden/>
              </w:rPr>
            </w:r>
            <w:r>
              <w:rPr>
                <w:noProof/>
                <w:webHidden/>
              </w:rPr>
              <w:fldChar w:fldCharType="separate"/>
            </w:r>
            <w:r>
              <w:rPr>
                <w:noProof/>
                <w:webHidden/>
              </w:rPr>
              <w:t>13</w:t>
            </w:r>
            <w:r>
              <w:rPr>
                <w:noProof/>
                <w:webHidden/>
              </w:rPr>
              <w:fldChar w:fldCharType="end"/>
            </w:r>
          </w:hyperlink>
        </w:p>
        <w:p w14:paraId="20F1FCC9" w14:textId="582962CA" w:rsidR="001D6C32" w:rsidRDefault="001D6C32">
          <w:pPr>
            <w:pStyle w:val="TOC2"/>
            <w:tabs>
              <w:tab w:val="right" w:leader="dot" w:pos="9350"/>
            </w:tabs>
            <w:rPr>
              <w:rFonts w:cstheme="minorBidi"/>
              <w:noProof/>
              <w:kern w:val="2"/>
              <w:sz w:val="24"/>
              <w:szCs w:val="24"/>
              <w14:ligatures w14:val="standardContextual"/>
            </w:rPr>
          </w:pPr>
          <w:hyperlink w:anchor="_Toc209304408" w:history="1">
            <w:r w:rsidRPr="0072639B">
              <w:rPr>
                <w:rStyle w:val="Hyperlink"/>
                <w:noProof/>
              </w:rPr>
              <w:t>Data Management Plan:</w:t>
            </w:r>
            <w:r>
              <w:rPr>
                <w:noProof/>
                <w:webHidden/>
              </w:rPr>
              <w:tab/>
            </w:r>
            <w:r>
              <w:rPr>
                <w:noProof/>
                <w:webHidden/>
              </w:rPr>
              <w:fldChar w:fldCharType="begin"/>
            </w:r>
            <w:r>
              <w:rPr>
                <w:noProof/>
                <w:webHidden/>
              </w:rPr>
              <w:instrText xml:space="preserve"> PAGEREF _Toc209304408 \h </w:instrText>
            </w:r>
            <w:r>
              <w:rPr>
                <w:noProof/>
                <w:webHidden/>
              </w:rPr>
            </w:r>
            <w:r>
              <w:rPr>
                <w:noProof/>
                <w:webHidden/>
              </w:rPr>
              <w:fldChar w:fldCharType="separate"/>
            </w:r>
            <w:r>
              <w:rPr>
                <w:noProof/>
                <w:webHidden/>
              </w:rPr>
              <w:t>15</w:t>
            </w:r>
            <w:r>
              <w:rPr>
                <w:noProof/>
                <w:webHidden/>
              </w:rPr>
              <w:fldChar w:fldCharType="end"/>
            </w:r>
          </w:hyperlink>
        </w:p>
        <w:p w14:paraId="7E7B7366" w14:textId="4870207E" w:rsidR="001D6C32" w:rsidRDefault="001D6C32">
          <w:pPr>
            <w:pStyle w:val="TOC2"/>
            <w:tabs>
              <w:tab w:val="right" w:leader="dot" w:pos="9350"/>
            </w:tabs>
            <w:rPr>
              <w:rFonts w:cstheme="minorBidi"/>
              <w:noProof/>
              <w:kern w:val="2"/>
              <w:sz w:val="24"/>
              <w:szCs w:val="24"/>
              <w14:ligatures w14:val="standardContextual"/>
            </w:rPr>
          </w:pPr>
          <w:hyperlink w:anchor="_Toc209304409" w:history="1">
            <w:r w:rsidRPr="0072639B">
              <w:rPr>
                <w:rStyle w:val="Hyperlink"/>
                <w:noProof/>
              </w:rPr>
              <w:t>Test Plan:</w:t>
            </w:r>
            <w:r>
              <w:rPr>
                <w:noProof/>
                <w:webHidden/>
              </w:rPr>
              <w:tab/>
            </w:r>
            <w:r>
              <w:rPr>
                <w:noProof/>
                <w:webHidden/>
              </w:rPr>
              <w:fldChar w:fldCharType="begin"/>
            </w:r>
            <w:r>
              <w:rPr>
                <w:noProof/>
                <w:webHidden/>
              </w:rPr>
              <w:instrText xml:space="preserve"> PAGEREF _Toc209304409 \h </w:instrText>
            </w:r>
            <w:r>
              <w:rPr>
                <w:noProof/>
                <w:webHidden/>
              </w:rPr>
            </w:r>
            <w:r>
              <w:rPr>
                <w:noProof/>
                <w:webHidden/>
              </w:rPr>
              <w:fldChar w:fldCharType="separate"/>
            </w:r>
            <w:r>
              <w:rPr>
                <w:noProof/>
                <w:webHidden/>
              </w:rPr>
              <w:t>16</w:t>
            </w:r>
            <w:r>
              <w:rPr>
                <w:noProof/>
                <w:webHidden/>
              </w:rPr>
              <w:fldChar w:fldCharType="end"/>
            </w:r>
          </w:hyperlink>
        </w:p>
        <w:p w14:paraId="6106FBBA" w14:textId="3549CE5C" w:rsidR="001D6C32" w:rsidRDefault="001D6C32">
          <w:pPr>
            <w:pStyle w:val="TOC2"/>
            <w:tabs>
              <w:tab w:val="right" w:leader="dot" w:pos="9350"/>
            </w:tabs>
            <w:rPr>
              <w:rFonts w:cstheme="minorBidi"/>
              <w:noProof/>
              <w:kern w:val="2"/>
              <w:sz w:val="24"/>
              <w:szCs w:val="24"/>
              <w14:ligatures w14:val="standardContextual"/>
            </w:rPr>
          </w:pPr>
          <w:hyperlink w:anchor="_Toc209304410" w:history="1">
            <w:r w:rsidRPr="0072639B">
              <w:rPr>
                <w:rStyle w:val="Hyperlink"/>
                <w:rFonts w:eastAsia="ArialMT"/>
                <w:noProof/>
              </w:rPr>
              <w:t>Appendix:</w:t>
            </w:r>
            <w:r>
              <w:rPr>
                <w:noProof/>
                <w:webHidden/>
              </w:rPr>
              <w:tab/>
            </w:r>
            <w:r>
              <w:rPr>
                <w:noProof/>
                <w:webHidden/>
              </w:rPr>
              <w:fldChar w:fldCharType="begin"/>
            </w:r>
            <w:r>
              <w:rPr>
                <w:noProof/>
                <w:webHidden/>
              </w:rPr>
              <w:instrText xml:space="preserve"> PAGEREF _Toc209304410 \h </w:instrText>
            </w:r>
            <w:r>
              <w:rPr>
                <w:noProof/>
                <w:webHidden/>
              </w:rPr>
            </w:r>
            <w:r>
              <w:rPr>
                <w:noProof/>
                <w:webHidden/>
              </w:rPr>
              <w:fldChar w:fldCharType="separate"/>
            </w:r>
            <w:r>
              <w:rPr>
                <w:noProof/>
                <w:webHidden/>
              </w:rPr>
              <w:t>20</w:t>
            </w:r>
            <w:r>
              <w:rPr>
                <w:noProof/>
                <w:webHidden/>
              </w:rPr>
              <w:fldChar w:fldCharType="end"/>
            </w:r>
          </w:hyperlink>
        </w:p>
        <w:p w14:paraId="024DA512" w14:textId="63F3E928" w:rsidR="007F2103" w:rsidRDefault="007F2103">
          <w:r>
            <w:rPr>
              <w:b/>
              <w:bCs/>
              <w:noProof/>
            </w:rPr>
            <w:fldChar w:fldCharType="end"/>
          </w:r>
        </w:p>
      </w:sdtContent>
    </w:sdt>
    <w:p w14:paraId="4FFB28CC" w14:textId="089A7C53" w:rsidR="412E5BC8" w:rsidRDefault="412E5BC8" w:rsidP="00A522F1">
      <w:pPr>
        <w:rPr>
          <w:rFonts w:eastAsia="ArialMT"/>
          <w:sz w:val="24"/>
          <w:szCs w:val="24"/>
        </w:rPr>
      </w:pPr>
    </w:p>
    <w:p w14:paraId="4097684C" w14:textId="34738FEF" w:rsidR="1D9CCDB9" w:rsidRDefault="1D9CCDB9" w:rsidP="1D9CCDB9">
      <w:pPr>
        <w:ind w:firstLine="720"/>
        <w:rPr>
          <w:rFonts w:eastAsia="ArialMT"/>
          <w:sz w:val="24"/>
          <w:szCs w:val="24"/>
        </w:rPr>
      </w:pPr>
    </w:p>
    <w:p w14:paraId="6F750660" w14:textId="20938274" w:rsidR="1D9CCDB9" w:rsidRDefault="1D9CCDB9" w:rsidP="1D9CCDB9">
      <w:pPr>
        <w:ind w:firstLine="720"/>
        <w:rPr>
          <w:rFonts w:eastAsia="ArialMT"/>
          <w:sz w:val="24"/>
          <w:szCs w:val="24"/>
        </w:rPr>
      </w:pPr>
    </w:p>
    <w:p w14:paraId="5CDC84BC" w14:textId="2BE30D86" w:rsidR="1D9CCDB9" w:rsidRDefault="1D9CCDB9" w:rsidP="1D9CCDB9">
      <w:pPr>
        <w:ind w:firstLine="720"/>
        <w:rPr>
          <w:rFonts w:eastAsia="ArialMT"/>
          <w:sz w:val="24"/>
          <w:szCs w:val="24"/>
        </w:rPr>
      </w:pPr>
    </w:p>
    <w:p w14:paraId="316F759C" w14:textId="5732D87E" w:rsidR="1D9CCDB9" w:rsidRDefault="1D9CCDB9" w:rsidP="1D9CCDB9">
      <w:pPr>
        <w:ind w:firstLine="720"/>
        <w:rPr>
          <w:rFonts w:eastAsia="ArialMT"/>
          <w:sz w:val="24"/>
          <w:szCs w:val="24"/>
        </w:rPr>
      </w:pPr>
    </w:p>
    <w:p w14:paraId="0C9106A5" w14:textId="49D05D59" w:rsidR="1D9CCDB9" w:rsidRDefault="1D9CCDB9" w:rsidP="1D9CCDB9">
      <w:pPr>
        <w:ind w:firstLine="720"/>
        <w:rPr>
          <w:rFonts w:eastAsia="ArialMT"/>
          <w:sz w:val="24"/>
          <w:szCs w:val="24"/>
        </w:rPr>
      </w:pPr>
    </w:p>
    <w:p w14:paraId="1486012B" w14:textId="76AF1549" w:rsidR="1D9CCDB9" w:rsidRDefault="1D9CCDB9" w:rsidP="1D9CCDB9">
      <w:pPr>
        <w:ind w:firstLine="720"/>
        <w:rPr>
          <w:rFonts w:eastAsia="ArialMT"/>
          <w:sz w:val="24"/>
          <w:szCs w:val="24"/>
        </w:rPr>
      </w:pPr>
    </w:p>
    <w:p w14:paraId="6F6541F3" w14:textId="537613A7" w:rsidR="1D9CCDB9" w:rsidRDefault="1D9CCDB9" w:rsidP="1D9CCDB9">
      <w:pPr>
        <w:ind w:firstLine="720"/>
        <w:rPr>
          <w:rFonts w:eastAsia="ArialMT"/>
          <w:sz w:val="24"/>
          <w:szCs w:val="24"/>
        </w:rPr>
      </w:pPr>
    </w:p>
    <w:p w14:paraId="145BA2D0" w14:textId="11C5F3FE" w:rsidR="1D9CCDB9" w:rsidRDefault="1D9CCDB9" w:rsidP="1D9CCDB9">
      <w:pPr>
        <w:ind w:firstLine="720"/>
        <w:rPr>
          <w:rFonts w:eastAsia="ArialMT"/>
          <w:sz w:val="24"/>
          <w:szCs w:val="24"/>
        </w:rPr>
      </w:pPr>
    </w:p>
    <w:p w14:paraId="7D1F1811" w14:textId="498F2BF9" w:rsidR="1D9CCDB9" w:rsidRDefault="1D9CCDB9" w:rsidP="1D9CCDB9">
      <w:pPr>
        <w:ind w:firstLine="720"/>
        <w:rPr>
          <w:rFonts w:eastAsia="ArialMT"/>
          <w:sz w:val="24"/>
          <w:szCs w:val="24"/>
        </w:rPr>
      </w:pPr>
    </w:p>
    <w:p w14:paraId="5F9E01B6" w14:textId="184DC50C" w:rsidR="1D9CCDB9" w:rsidRDefault="1D9CCDB9" w:rsidP="1D9CCDB9">
      <w:pPr>
        <w:ind w:firstLine="720"/>
        <w:rPr>
          <w:rFonts w:eastAsia="ArialMT"/>
          <w:sz w:val="24"/>
          <w:szCs w:val="24"/>
        </w:rPr>
      </w:pPr>
    </w:p>
    <w:p w14:paraId="499588A3" w14:textId="4E9F57E9" w:rsidR="1D9CCDB9" w:rsidRDefault="1D9CCDB9" w:rsidP="1D9CCDB9">
      <w:pPr>
        <w:ind w:firstLine="720"/>
        <w:rPr>
          <w:rFonts w:eastAsia="ArialMT"/>
          <w:sz w:val="24"/>
          <w:szCs w:val="24"/>
        </w:rPr>
      </w:pPr>
    </w:p>
    <w:p w14:paraId="0DB0E9CF" w14:textId="5A0BB793" w:rsidR="1D9CCDB9" w:rsidRDefault="1D9CCDB9" w:rsidP="1D9CCDB9">
      <w:pPr>
        <w:ind w:firstLine="720"/>
        <w:rPr>
          <w:rFonts w:eastAsia="ArialMT"/>
          <w:sz w:val="24"/>
          <w:szCs w:val="24"/>
        </w:rPr>
      </w:pPr>
    </w:p>
    <w:p w14:paraId="52839481" w14:textId="31BAF6B2" w:rsidR="1D9CCDB9" w:rsidRDefault="1D9CCDB9" w:rsidP="1D9CCDB9">
      <w:pPr>
        <w:ind w:firstLine="720"/>
        <w:rPr>
          <w:rFonts w:eastAsia="ArialMT"/>
          <w:sz w:val="24"/>
          <w:szCs w:val="24"/>
        </w:rPr>
      </w:pPr>
    </w:p>
    <w:p w14:paraId="545127D7" w14:textId="1C92FD69" w:rsidR="70DFA7C6" w:rsidRDefault="70DFA7C6" w:rsidP="70DFA7C6">
      <w:pPr>
        <w:ind w:firstLine="720"/>
        <w:rPr>
          <w:rFonts w:eastAsia="ArialMT"/>
          <w:sz w:val="24"/>
          <w:szCs w:val="24"/>
        </w:rPr>
      </w:pPr>
    </w:p>
    <w:p w14:paraId="09A61BE4" w14:textId="28F9E9BF" w:rsidR="70DFA7C6" w:rsidRDefault="70DFA7C6" w:rsidP="70DFA7C6">
      <w:pPr>
        <w:ind w:firstLine="720"/>
        <w:rPr>
          <w:rFonts w:eastAsia="ArialMT"/>
          <w:sz w:val="24"/>
          <w:szCs w:val="24"/>
        </w:rPr>
      </w:pPr>
    </w:p>
    <w:p w14:paraId="30E67697" w14:textId="7FF7CEE5" w:rsidR="70DFA7C6" w:rsidRDefault="70DFA7C6" w:rsidP="70DFA7C6">
      <w:pPr>
        <w:ind w:firstLine="720"/>
        <w:rPr>
          <w:rFonts w:eastAsia="ArialMT"/>
          <w:sz w:val="24"/>
          <w:szCs w:val="24"/>
        </w:rPr>
      </w:pPr>
    </w:p>
    <w:p w14:paraId="0F8E6763" w14:textId="7F28E82A" w:rsidR="70DFA7C6" w:rsidRDefault="70DFA7C6" w:rsidP="70DFA7C6">
      <w:pPr>
        <w:ind w:firstLine="720"/>
        <w:rPr>
          <w:rFonts w:eastAsia="ArialMT"/>
          <w:sz w:val="24"/>
          <w:szCs w:val="24"/>
        </w:rPr>
      </w:pPr>
    </w:p>
    <w:p w14:paraId="4A349FD9" w14:textId="77777777" w:rsidR="000D6817" w:rsidRDefault="000D6817" w:rsidP="00254F93">
      <w:pPr>
        <w:rPr>
          <w:rFonts w:eastAsia="ArialMT"/>
          <w:sz w:val="24"/>
          <w:szCs w:val="24"/>
        </w:rPr>
        <w:sectPr w:rsidR="000D6817" w:rsidSect="00552EF4">
          <w:footerReference w:type="default" r:id="rId11"/>
          <w:pgSz w:w="12240" w:h="15840"/>
          <w:pgMar w:top="1440" w:right="1440" w:bottom="1440" w:left="1440" w:header="720" w:footer="720" w:gutter="0"/>
          <w:cols w:space="720"/>
          <w:titlePg/>
          <w:docGrid w:linePitch="360"/>
        </w:sectPr>
      </w:pPr>
    </w:p>
    <w:p w14:paraId="3C852C3B" w14:textId="48E351F2" w:rsidR="00AD591D" w:rsidRDefault="00AD591D" w:rsidP="121B8148">
      <w:pPr>
        <w:pStyle w:val="Heading2"/>
        <w:rPr>
          <w:rFonts w:ascii="Times New Roman" w:eastAsia="Times New Roman" w:hAnsi="Times New Roman" w:cs="Times New Roman"/>
          <w:sz w:val="24"/>
          <w:szCs w:val="24"/>
        </w:rPr>
      </w:pPr>
      <w:bookmarkStart w:id="0" w:name="_Toc209304403"/>
      <w:r>
        <w:lastRenderedPageBreak/>
        <w:t>Scope</w:t>
      </w:r>
      <w:r w:rsidR="00B36F3D">
        <w:t>:</w:t>
      </w:r>
      <w:bookmarkEnd w:id="0"/>
    </w:p>
    <w:p w14:paraId="601867C0" w14:textId="2BAC1811" w:rsidR="00E0013D" w:rsidRDefault="006B311A" w:rsidP="00E0013D">
      <w:pPr>
        <w:pStyle w:val="ListParagraph"/>
        <w:numPr>
          <w:ilvl w:val="0"/>
          <w:numId w:val="4"/>
        </w:numPr>
        <w:spacing w:before="100" w:beforeAutospacing="1" w:after="100" w:afterAutospacing="1"/>
        <w:rPr>
          <w:rFonts w:eastAsia="Times New Roman"/>
        </w:rPr>
      </w:pPr>
      <w:r>
        <w:rPr>
          <w:rFonts w:eastAsia="Times New Roman"/>
        </w:rPr>
        <w:t>Log in for customers</w:t>
      </w:r>
      <w:r w:rsidR="11CD3491" w:rsidRPr="5735722E">
        <w:rPr>
          <w:rFonts w:eastAsia="Times New Roman"/>
        </w:rPr>
        <w:t>:</w:t>
      </w:r>
      <w:r>
        <w:rPr>
          <w:rFonts w:eastAsia="Times New Roman"/>
        </w:rPr>
        <w:t xml:space="preserve"> </w:t>
      </w:r>
    </w:p>
    <w:p w14:paraId="65C43485" w14:textId="6E2BCCCA" w:rsidR="00116E63" w:rsidRPr="00E0013D" w:rsidRDefault="006B311A" w:rsidP="00816BF3">
      <w:pPr>
        <w:pStyle w:val="ListParagraph"/>
        <w:numPr>
          <w:ilvl w:val="1"/>
          <w:numId w:val="5"/>
        </w:numPr>
        <w:spacing w:before="100" w:beforeAutospacing="1" w:after="100" w:afterAutospacing="1"/>
        <w:rPr>
          <w:rFonts w:eastAsia="Times New Roman"/>
        </w:rPr>
      </w:pPr>
      <w:r w:rsidRPr="00E0013D">
        <w:rPr>
          <w:rFonts w:eastAsia="Times New Roman"/>
        </w:rPr>
        <w:t xml:space="preserve">Asks for </w:t>
      </w:r>
      <w:r w:rsidR="007A488D" w:rsidRPr="00E0013D">
        <w:rPr>
          <w:rFonts w:eastAsia="Times New Roman"/>
        </w:rPr>
        <w:t>phon</w:t>
      </w:r>
      <w:r w:rsidR="003116D6" w:rsidRPr="00E0013D">
        <w:rPr>
          <w:rFonts w:eastAsia="Times New Roman"/>
        </w:rPr>
        <w:t>e num</w:t>
      </w:r>
      <w:r w:rsidR="00E25B08" w:rsidRPr="00E0013D">
        <w:rPr>
          <w:rFonts w:eastAsia="Times New Roman"/>
        </w:rPr>
        <w:t>b</w:t>
      </w:r>
      <w:r w:rsidR="00523C31" w:rsidRPr="00E0013D">
        <w:rPr>
          <w:rFonts w:eastAsia="Times New Roman"/>
        </w:rPr>
        <w:t>er</w:t>
      </w:r>
      <w:r w:rsidRPr="00E0013D">
        <w:rPr>
          <w:rFonts w:eastAsia="Times New Roman"/>
        </w:rPr>
        <w:t xml:space="preserve"> and password</w:t>
      </w:r>
    </w:p>
    <w:p w14:paraId="39FE143B" w14:textId="6BA1D131" w:rsidR="00B66042" w:rsidRPr="00116E63" w:rsidRDefault="003F5EB5" w:rsidP="00116E63">
      <w:pPr>
        <w:pStyle w:val="ListParagraph"/>
        <w:numPr>
          <w:ilvl w:val="2"/>
          <w:numId w:val="5"/>
        </w:numPr>
        <w:spacing w:before="100" w:beforeAutospacing="1" w:after="100" w:afterAutospacing="1"/>
        <w:rPr>
          <w:rFonts w:eastAsia="Times New Roman"/>
        </w:rPr>
      </w:pPr>
      <w:r w:rsidRPr="00116E63">
        <w:rPr>
          <w:rFonts w:eastAsia="Times New Roman"/>
        </w:rPr>
        <w:t>Ver</w:t>
      </w:r>
      <w:r w:rsidR="0077407F" w:rsidRPr="00116E63">
        <w:rPr>
          <w:rFonts w:eastAsia="Times New Roman"/>
        </w:rPr>
        <w:t>ify</w:t>
      </w:r>
      <w:r w:rsidR="0079689D" w:rsidRPr="00116E63">
        <w:rPr>
          <w:rFonts w:eastAsia="Times New Roman"/>
        </w:rPr>
        <w:t xml:space="preserve"> </w:t>
      </w:r>
      <w:r w:rsidR="00FB5FCD" w:rsidRPr="00116E63">
        <w:rPr>
          <w:rFonts w:eastAsia="Times New Roman"/>
        </w:rPr>
        <w:t>number</w:t>
      </w:r>
      <w:r w:rsidR="00CC27A7" w:rsidRPr="00116E63">
        <w:rPr>
          <w:rFonts w:eastAsia="Times New Roman"/>
        </w:rPr>
        <w:t xml:space="preserve"> </w:t>
      </w:r>
      <w:r w:rsidR="007966D8" w:rsidRPr="00116E63">
        <w:rPr>
          <w:rFonts w:eastAsia="Times New Roman"/>
        </w:rPr>
        <w:t>exists</w:t>
      </w:r>
    </w:p>
    <w:p w14:paraId="0423FE31" w14:textId="0941BD0B" w:rsidR="006B311A" w:rsidRDefault="006B311A" w:rsidP="00F46FDF">
      <w:pPr>
        <w:pStyle w:val="ListParagraph"/>
        <w:numPr>
          <w:ilvl w:val="1"/>
          <w:numId w:val="5"/>
        </w:numPr>
        <w:spacing w:before="100" w:beforeAutospacing="1" w:after="100" w:afterAutospacing="1"/>
        <w:rPr>
          <w:rFonts w:eastAsia="Times New Roman"/>
        </w:rPr>
      </w:pPr>
      <w:r>
        <w:rPr>
          <w:rFonts w:eastAsia="Times New Roman"/>
        </w:rPr>
        <w:t xml:space="preserve">If it doesn’t have it in our database, request customer to make account </w:t>
      </w:r>
    </w:p>
    <w:p w14:paraId="0BFF23B2" w14:textId="1BEB7146" w:rsidR="265B4DD1" w:rsidRDefault="265B4DD1" w:rsidP="004E44C9">
      <w:pPr>
        <w:pStyle w:val="ListParagraph"/>
        <w:numPr>
          <w:ilvl w:val="2"/>
          <w:numId w:val="5"/>
        </w:numPr>
        <w:spacing w:beforeAutospacing="1" w:afterAutospacing="1"/>
        <w:rPr>
          <w:rFonts w:eastAsia="Times New Roman"/>
        </w:rPr>
      </w:pPr>
      <w:r w:rsidRPr="18850E37">
        <w:rPr>
          <w:rFonts w:eastAsia="Times New Roman"/>
        </w:rPr>
        <w:t>Error prompting</w:t>
      </w:r>
      <w:r w:rsidRPr="522545F0">
        <w:rPr>
          <w:rFonts w:eastAsia="Times New Roman"/>
        </w:rPr>
        <w:t xml:space="preserve"> for </w:t>
      </w:r>
      <w:r w:rsidRPr="2B88F740">
        <w:rPr>
          <w:rFonts w:eastAsia="Times New Roman"/>
        </w:rPr>
        <w:t>non-</w:t>
      </w:r>
      <w:r w:rsidRPr="07D82EA6">
        <w:rPr>
          <w:rFonts w:eastAsia="Times New Roman"/>
        </w:rPr>
        <w:t xml:space="preserve">existent </w:t>
      </w:r>
      <w:proofErr w:type="gramStart"/>
      <w:r w:rsidRPr="07D82EA6">
        <w:rPr>
          <w:rFonts w:eastAsia="Times New Roman"/>
        </w:rPr>
        <w:t>user</w:t>
      </w:r>
      <w:proofErr w:type="gramEnd"/>
    </w:p>
    <w:p w14:paraId="332E876A" w14:textId="725B4B05" w:rsidR="004E44C9" w:rsidRDefault="006011BE" w:rsidP="004E44C9">
      <w:pPr>
        <w:pStyle w:val="ListParagraph"/>
        <w:numPr>
          <w:ilvl w:val="2"/>
          <w:numId w:val="5"/>
        </w:numPr>
        <w:spacing w:beforeAutospacing="1" w:afterAutospacing="1"/>
        <w:rPr>
          <w:rFonts w:eastAsia="Times New Roman"/>
        </w:rPr>
      </w:pPr>
      <w:r>
        <w:rPr>
          <w:rFonts w:eastAsia="Times New Roman"/>
        </w:rPr>
        <w:t>Prompt to create an account</w:t>
      </w:r>
    </w:p>
    <w:p w14:paraId="13AE011A" w14:textId="7E3BD3B5" w:rsidR="006B311A" w:rsidRDefault="006011BE" w:rsidP="00F46FDF">
      <w:pPr>
        <w:pStyle w:val="ListParagraph"/>
        <w:numPr>
          <w:ilvl w:val="1"/>
          <w:numId w:val="5"/>
        </w:numPr>
        <w:spacing w:before="100" w:beforeAutospacing="1" w:after="100" w:afterAutospacing="1"/>
        <w:rPr>
          <w:rFonts w:eastAsia="Times New Roman"/>
        </w:rPr>
      </w:pPr>
      <w:r>
        <w:rPr>
          <w:rFonts w:eastAsia="Times New Roman"/>
        </w:rPr>
        <w:t>Create an account link</w:t>
      </w:r>
    </w:p>
    <w:p w14:paraId="755DC418" w14:textId="0ED8933F" w:rsidR="004D479C" w:rsidRDefault="004D479C" w:rsidP="004D479C">
      <w:pPr>
        <w:pStyle w:val="ListParagraph"/>
        <w:numPr>
          <w:ilvl w:val="2"/>
          <w:numId w:val="5"/>
        </w:numPr>
        <w:spacing w:before="100" w:beforeAutospacing="1" w:after="100" w:afterAutospacing="1"/>
        <w:rPr>
          <w:rFonts w:eastAsia="Times New Roman"/>
        </w:rPr>
      </w:pPr>
      <w:r>
        <w:rPr>
          <w:rFonts w:eastAsia="Times New Roman"/>
        </w:rPr>
        <w:t xml:space="preserve">Takes user to create an </w:t>
      </w:r>
      <w:r w:rsidR="00EA61A5">
        <w:rPr>
          <w:rFonts w:eastAsia="Times New Roman"/>
        </w:rPr>
        <w:t>ac</w:t>
      </w:r>
      <w:r>
        <w:rPr>
          <w:rFonts w:eastAsia="Times New Roman"/>
        </w:rPr>
        <w:t>count page</w:t>
      </w:r>
    </w:p>
    <w:p w14:paraId="7171A3BB" w14:textId="00928212" w:rsidR="004441F0" w:rsidRDefault="00A22439" w:rsidP="00F46FDF">
      <w:pPr>
        <w:pStyle w:val="ListParagraph"/>
        <w:numPr>
          <w:ilvl w:val="1"/>
          <w:numId w:val="5"/>
        </w:numPr>
        <w:spacing w:before="100" w:beforeAutospacing="1" w:after="100" w:afterAutospacing="1"/>
        <w:rPr>
          <w:rFonts w:eastAsia="Times New Roman"/>
        </w:rPr>
      </w:pPr>
      <w:r>
        <w:rPr>
          <w:rFonts w:eastAsia="Times New Roman"/>
        </w:rPr>
        <w:t>For</w:t>
      </w:r>
      <w:r w:rsidR="009A3C8F">
        <w:rPr>
          <w:rFonts w:eastAsia="Times New Roman"/>
        </w:rPr>
        <w:t xml:space="preserve">got </w:t>
      </w:r>
      <w:r w:rsidR="00CA220D">
        <w:rPr>
          <w:rFonts w:eastAsia="Times New Roman"/>
        </w:rPr>
        <w:t>pass</w:t>
      </w:r>
      <w:r w:rsidR="004B220D">
        <w:rPr>
          <w:rFonts w:eastAsia="Times New Roman"/>
        </w:rPr>
        <w:t>word l</w:t>
      </w:r>
      <w:r w:rsidR="007E2AD0">
        <w:rPr>
          <w:rFonts w:eastAsia="Times New Roman"/>
        </w:rPr>
        <w:t>ink</w:t>
      </w:r>
    </w:p>
    <w:p w14:paraId="530DD3A9" w14:textId="4C6F3909" w:rsidR="007E2AD0" w:rsidRDefault="004E7D36" w:rsidP="00F46FDF">
      <w:pPr>
        <w:pStyle w:val="ListParagraph"/>
        <w:numPr>
          <w:ilvl w:val="2"/>
          <w:numId w:val="5"/>
        </w:numPr>
        <w:spacing w:before="100" w:beforeAutospacing="1" w:after="100" w:afterAutospacing="1"/>
        <w:rPr>
          <w:rFonts w:eastAsia="Times New Roman"/>
        </w:rPr>
      </w:pPr>
      <w:r>
        <w:rPr>
          <w:rFonts w:eastAsia="Times New Roman"/>
        </w:rPr>
        <w:t>T</w:t>
      </w:r>
      <w:r w:rsidR="006259B0">
        <w:rPr>
          <w:rFonts w:eastAsia="Times New Roman"/>
        </w:rPr>
        <w:t>a</w:t>
      </w:r>
      <w:r w:rsidR="001B0C76">
        <w:rPr>
          <w:rFonts w:eastAsia="Times New Roman"/>
        </w:rPr>
        <w:t>kes use</w:t>
      </w:r>
      <w:r w:rsidR="004D479C">
        <w:rPr>
          <w:rFonts w:eastAsia="Times New Roman"/>
        </w:rPr>
        <w:t>r</w:t>
      </w:r>
      <w:r w:rsidR="00231CB4">
        <w:rPr>
          <w:rFonts w:eastAsia="Times New Roman"/>
        </w:rPr>
        <w:t xml:space="preserve"> to </w:t>
      </w:r>
      <w:r w:rsidR="00A56633">
        <w:rPr>
          <w:rFonts w:eastAsia="Times New Roman"/>
        </w:rPr>
        <w:t>pass</w:t>
      </w:r>
      <w:r w:rsidR="00F22315">
        <w:rPr>
          <w:rFonts w:eastAsia="Times New Roman"/>
        </w:rPr>
        <w:t>word re</w:t>
      </w:r>
      <w:r w:rsidR="00374EF5">
        <w:rPr>
          <w:rFonts w:eastAsia="Times New Roman"/>
        </w:rPr>
        <w:t>covery</w:t>
      </w:r>
      <w:r w:rsidR="00730E91">
        <w:rPr>
          <w:rFonts w:eastAsia="Times New Roman"/>
        </w:rPr>
        <w:t xml:space="preserve"> </w:t>
      </w:r>
      <w:r w:rsidR="00BF7430">
        <w:rPr>
          <w:rFonts w:eastAsia="Times New Roman"/>
        </w:rPr>
        <w:t>page</w:t>
      </w:r>
    </w:p>
    <w:p w14:paraId="38223F21" w14:textId="001E2C36" w:rsidR="00B16C0C" w:rsidRPr="00B16C0C" w:rsidRDefault="00B16C0C" w:rsidP="00B16C0C">
      <w:pPr>
        <w:pStyle w:val="ListParagraph"/>
        <w:numPr>
          <w:ilvl w:val="1"/>
          <w:numId w:val="5"/>
        </w:numPr>
        <w:spacing w:before="100" w:beforeAutospacing="1" w:after="100" w:afterAutospacing="1"/>
        <w:rPr>
          <w:rFonts w:eastAsia="Times New Roman"/>
        </w:rPr>
      </w:pPr>
      <w:r w:rsidRPr="00B16C0C">
        <w:rPr>
          <w:rFonts w:eastAsia="Times New Roman"/>
        </w:rPr>
        <w:t xml:space="preserve">Offer other sign in or log in options (like </w:t>
      </w:r>
      <w:r>
        <w:rPr>
          <w:rFonts w:eastAsia="Times New Roman"/>
        </w:rPr>
        <w:t>Google</w:t>
      </w:r>
      <w:r w:rsidRPr="00B16C0C">
        <w:rPr>
          <w:rFonts w:eastAsia="Times New Roman"/>
        </w:rPr>
        <w:t xml:space="preserve">, </w:t>
      </w:r>
      <w:r>
        <w:rPr>
          <w:rFonts w:eastAsia="Times New Roman"/>
        </w:rPr>
        <w:t>F</w:t>
      </w:r>
      <w:r w:rsidRPr="00B16C0C">
        <w:rPr>
          <w:rFonts w:eastAsia="Times New Roman"/>
        </w:rPr>
        <w:t xml:space="preserve">acebook) </w:t>
      </w:r>
    </w:p>
    <w:p w14:paraId="46ECEC59" w14:textId="7B3E9057" w:rsidR="009408D4" w:rsidRDefault="00007D03" w:rsidP="009408D4">
      <w:pPr>
        <w:pStyle w:val="ListParagraph"/>
        <w:numPr>
          <w:ilvl w:val="0"/>
          <w:numId w:val="4"/>
        </w:numPr>
        <w:spacing w:beforeAutospacing="1" w:afterAutospacing="1"/>
        <w:rPr>
          <w:rFonts w:eastAsia="Times New Roman"/>
        </w:rPr>
      </w:pPr>
      <w:r>
        <w:rPr>
          <w:rFonts w:eastAsia="Times New Roman"/>
        </w:rPr>
        <w:t>Pas</w:t>
      </w:r>
      <w:r w:rsidR="007D0CD2">
        <w:rPr>
          <w:rFonts w:eastAsia="Times New Roman"/>
        </w:rPr>
        <w:t>sword</w:t>
      </w:r>
      <w:r w:rsidR="00823CFB">
        <w:rPr>
          <w:rFonts w:eastAsia="Times New Roman"/>
        </w:rPr>
        <w:t xml:space="preserve"> recov</w:t>
      </w:r>
      <w:r w:rsidR="008101DC">
        <w:rPr>
          <w:rFonts w:eastAsia="Times New Roman"/>
        </w:rPr>
        <w:t>er</w:t>
      </w:r>
      <w:r w:rsidR="00585475">
        <w:rPr>
          <w:rFonts w:eastAsia="Times New Roman"/>
        </w:rPr>
        <w:t>y pa</w:t>
      </w:r>
      <w:r w:rsidR="00297D9A">
        <w:rPr>
          <w:rFonts w:eastAsia="Times New Roman"/>
        </w:rPr>
        <w:t>ge</w:t>
      </w:r>
      <w:r w:rsidR="003D4EE2">
        <w:rPr>
          <w:rFonts w:eastAsia="Times New Roman"/>
        </w:rPr>
        <w:t>:</w:t>
      </w:r>
    </w:p>
    <w:p w14:paraId="4DC981A1" w14:textId="1B46A32D" w:rsidR="003E3934" w:rsidRPr="009408D4" w:rsidRDefault="007E09AD" w:rsidP="009408D4">
      <w:pPr>
        <w:pStyle w:val="ListParagraph"/>
        <w:numPr>
          <w:ilvl w:val="1"/>
          <w:numId w:val="6"/>
        </w:numPr>
        <w:spacing w:beforeAutospacing="1" w:afterAutospacing="1"/>
        <w:rPr>
          <w:rFonts w:eastAsia="Times New Roman"/>
        </w:rPr>
      </w:pPr>
      <w:r w:rsidRPr="009408D4">
        <w:rPr>
          <w:rFonts w:eastAsia="Times New Roman"/>
        </w:rPr>
        <w:t>Pro</w:t>
      </w:r>
      <w:r w:rsidR="00AD5797" w:rsidRPr="009408D4">
        <w:rPr>
          <w:rFonts w:eastAsia="Times New Roman"/>
        </w:rPr>
        <w:t>mp</w:t>
      </w:r>
      <w:r w:rsidR="005447AA" w:rsidRPr="009408D4">
        <w:rPr>
          <w:rFonts w:eastAsia="Times New Roman"/>
        </w:rPr>
        <w:t>ts user</w:t>
      </w:r>
      <w:r w:rsidR="00E463D4" w:rsidRPr="009408D4">
        <w:rPr>
          <w:rFonts w:eastAsia="Times New Roman"/>
        </w:rPr>
        <w:t xml:space="preserve"> for </w:t>
      </w:r>
      <w:r w:rsidR="00FF7B38" w:rsidRPr="009408D4">
        <w:rPr>
          <w:rFonts w:eastAsia="Times New Roman"/>
        </w:rPr>
        <w:t>acco</w:t>
      </w:r>
      <w:r w:rsidR="00152628" w:rsidRPr="009408D4">
        <w:rPr>
          <w:rFonts w:eastAsia="Times New Roman"/>
        </w:rPr>
        <w:t>unt emai</w:t>
      </w:r>
      <w:r w:rsidR="000764C7" w:rsidRPr="009408D4">
        <w:rPr>
          <w:rFonts w:eastAsia="Times New Roman"/>
        </w:rPr>
        <w:t>l</w:t>
      </w:r>
    </w:p>
    <w:p w14:paraId="3AAEEB69" w14:textId="7D4336BD" w:rsidR="003E3934" w:rsidRDefault="00893C4B" w:rsidP="003E3934">
      <w:pPr>
        <w:pStyle w:val="ListParagraph"/>
        <w:numPr>
          <w:ilvl w:val="2"/>
          <w:numId w:val="6"/>
        </w:numPr>
        <w:spacing w:beforeAutospacing="1" w:afterAutospacing="1"/>
        <w:rPr>
          <w:rFonts w:eastAsia="Times New Roman"/>
        </w:rPr>
      </w:pPr>
      <w:r w:rsidRPr="003E3934">
        <w:rPr>
          <w:rFonts w:eastAsia="Times New Roman"/>
        </w:rPr>
        <w:t xml:space="preserve">Verify </w:t>
      </w:r>
      <w:r w:rsidR="00344B1A" w:rsidRPr="003E3934">
        <w:rPr>
          <w:rFonts w:eastAsia="Times New Roman"/>
        </w:rPr>
        <w:t>email e</w:t>
      </w:r>
      <w:r w:rsidR="00004039" w:rsidRPr="003E3934">
        <w:rPr>
          <w:rFonts w:eastAsia="Times New Roman"/>
        </w:rPr>
        <w:t>xist</w:t>
      </w:r>
      <w:r w:rsidR="002702DA" w:rsidRPr="003E3934">
        <w:rPr>
          <w:rFonts w:eastAsia="Times New Roman"/>
        </w:rPr>
        <w:t>s</w:t>
      </w:r>
      <w:r w:rsidR="00ED72B2" w:rsidRPr="003E3934">
        <w:rPr>
          <w:rFonts w:eastAsia="Times New Roman"/>
        </w:rPr>
        <w:t xml:space="preserve"> in </w:t>
      </w:r>
      <w:r w:rsidR="00E55732" w:rsidRPr="003E3934">
        <w:rPr>
          <w:rFonts w:eastAsia="Times New Roman"/>
        </w:rPr>
        <w:t>databa</w:t>
      </w:r>
      <w:r w:rsidR="00330310" w:rsidRPr="003E3934">
        <w:rPr>
          <w:rFonts w:eastAsia="Times New Roman"/>
        </w:rPr>
        <w:t>se</w:t>
      </w:r>
    </w:p>
    <w:p w14:paraId="5A1F45F4" w14:textId="77777777" w:rsidR="00640358" w:rsidRDefault="00980356" w:rsidP="00640358">
      <w:pPr>
        <w:pStyle w:val="ListParagraph"/>
        <w:numPr>
          <w:ilvl w:val="2"/>
          <w:numId w:val="6"/>
        </w:numPr>
        <w:spacing w:beforeAutospacing="1" w:afterAutospacing="1"/>
        <w:rPr>
          <w:rFonts w:eastAsia="Times New Roman"/>
        </w:rPr>
      </w:pPr>
      <w:r w:rsidRPr="003E3934">
        <w:rPr>
          <w:rFonts w:eastAsia="Times New Roman"/>
        </w:rPr>
        <w:t>If not</w:t>
      </w:r>
      <w:r w:rsidR="00FB3C21" w:rsidRPr="003E3934">
        <w:rPr>
          <w:rFonts w:eastAsia="Times New Roman"/>
        </w:rPr>
        <w:t xml:space="preserve">, </w:t>
      </w:r>
      <w:r w:rsidR="0050157D" w:rsidRPr="003E3934">
        <w:rPr>
          <w:rFonts w:eastAsia="Times New Roman"/>
        </w:rPr>
        <w:t>prom</w:t>
      </w:r>
      <w:r w:rsidR="005A4D10" w:rsidRPr="003E3934">
        <w:rPr>
          <w:rFonts w:eastAsia="Times New Roman"/>
        </w:rPr>
        <w:t>pt error</w:t>
      </w:r>
      <w:r w:rsidR="00A62880" w:rsidRPr="003E3934">
        <w:rPr>
          <w:rFonts w:eastAsia="Times New Roman"/>
        </w:rPr>
        <w:t xml:space="preserve"> message </w:t>
      </w:r>
      <w:r w:rsidR="00A35BF3" w:rsidRPr="003E3934">
        <w:rPr>
          <w:rFonts w:eastAsia="Times New Roman"/>
        </w:rPr>
        <w:t>“</w:t>
      </w:r>
      <w:r w:rsidR="00F1242B" w:rsidRPr="003E3934">
        <w:rPr>
          <w:rFonts w:eastAsia="Times New Roman"/>
        </w:rPr>
        <w:t>no such acc</w:t>
      </w:r>
      <w:r w:rsidR="009E4BBF" w:rsidRPr="003E3934">
        <w:rPr>
          <w:rFonts w:eastAsia="Times New Roman"/>
        </w:rPr>
        <w:t>ount</w:t>
      </w:r>
      <w:r w:rsidR="00137DAA" w:rsidRPr="003E3934">
        <w:rPr>
          <w:rFonts w:eastAsia="Times New Roman"/>
        </w:rPr>
        <w:t xml:space="preserve"> with t</w:t>
      </w:r>
      <w:r w:rsidR="007E2862" w:rsidRPr="003E3934">
        <w:rPr>
          <w:rFonts w:eastAsia="Times New Roman"/>
        </w:rPr>
        <w:t>his email</w:t>
      </w:r>
      <w:r w:rsidR="001F20F7" w:rsidRPr="003E3934">
        <w:rPr>
          <w:rFonts w:eastAsia="Times New Roman"/>
        </w:rPr>
        <w:t xml:space="preserve"> exists”</w:t>
      </w:r>
    </w:p>
    <w:p w14:paraId="20D4C3B3" w14:textId="77777777" w:rsidR="004767BF" w:rsidRDefault="009027BB" w:rsidP="004767BF">
      <w:pPr>
        <w:pStyle w:val="ListParagraph"/>
        <w:numPr>
          <w:ilvl w:val="1"/>
          <w:numId w:val="6"/>
        </w:numPr>
        <w:spacing w:beforeAutospacing="1" w:afterAutospacing="1"/>
        <w:rPr>
          <w:rFonts w:eastAsia="Times New Roman"/>
        </w:rPr>
      </w:pPr>
      <w:r w:rsidRPr="00640358">
        <w:rPr>
          <w:rFonts w:eastAsia="Times New Roman"/>
        </w:rPr>
        <w:t>E</w:t>
      </w:r>
      <w:r w:rsidR="00283CDE" w:rsidRPr="00640358">
        <w:rPr>
          <w:rFonts w:eastAsia="Times New Roman"/>
        </w:rPr>
        <w:t>mail</w:t>
      </w:r>
      <w:r w:rsidR="004268EB" w:rsidRPr="00640358">
        <w:rPr>
          <w:rFonts w:eastAsia="Times New Roman"/>
        </w:rPr>
        <w:t xml:space="preserve"> </w:t>
      </w:r>
      <w:r w:rsidR="000E2FDE" w:rsidRPr="00640358">
        <w:rPr>
          <w:rFonts w:eastAsia="Times New Roman"/>
        </w:rPr>
        <w:t>user</w:t>
      </w:r>
      <w:r w:rsidR="002A3C70" w:rsidRPr="00640358">
        <w:rPr>
          <w:rFonts w:eastAsia="Times New Roman"/>
        </w:rPr>
        <w:t xml:space="preserve"> a </w:t>
      </w:r>
      <w:r w:rsidR="006A73EB" w:rsidRPr="00640358">
        <w:rPr>
          <w:rFonts w:eastAsia="Times New Roman"/>
        </w:rPr>
        <w:t>6-digit</w:t>
      </w:r>
      <w:r w:rsidR="00726420" w:rsidRPr="00640358">
        <w:rPr>
          <w:rFonts w:eastAsia="Times New Roman"/>
        </w:rPr>
        <w:t xml:space="preserve"> co</w:t>
      </w:r>
      <w:r w:rsidR="002731B6" w:rsidRPr="00640358">
        <w:rPr>
          <w:rFonts w:eastAsia="Times New Roman"/>
        </w:rPr>
        <w:t>de</w:t>
      </w:r>
      <w:r w:rsidR="00042679" w:rsidRPr="00640358">
        <w:rPr>
          <w:rFonts w:eastAsia="Times New Roman"/>
        </w:rPr>
        <w:t xml:space="preserve"> tha</w:t>
      </w:r>
      <w:r w:rsidR="00243966" w:rsidRPr="00640358">
        <w:rPr>
          <w:rFonts w:eastAsia="Times New Roman"/>
        </w:rPr>
        <w:t>t is r</w:t>
      </w:r>
      <w:r w:rsidR="001042F9" w:rsidRPr="00640358">
        <w:rPr>
          <w:rFonts w:eastAsia="Times New Roman"/>
        </w:rPr>
        <w:t>andomly</w:t>
      </w:r>
      <w:r w:rsidR="004B534B" w:rsidRPr="00640358">
        <w:rPr>
          <w:rFonts w:eastAsia="Times New Roman"/>
        </w:rPr>
        <w:t xml:space="preserve"> generated</w:t>
      </w:r>
    </w:p>
    <w:p w14:paraId="3448FF6D" w14:textId="77777777" w:rsidR="004767BF" w:rsidRDefault="00BF5E64" w:rsidP="004767BF">
      <w:pPr>
        <w:pStyle w:val="ListParagraph"/>
        <w:numPr>
          <w:ilvl w:val="1"/>
          <w:numId w:val="6"/>
        </w:numPr>
        <w:spacing w:beforeAutospacing="1" w:afterAutospacing="1"/>
        <w:rPr>
          <w:rFonts w:eastAsia="Times New Roman"/>
        </w:rPr>
      </w:pPr>
      <w:r w:rsidRPr="004767BF">
        <w:rPr>
          <w:rFonts w:eastAsia="Times New Roman"/>
        </w:rPr>
        <w:t>Pro</w:t>
      </w:r>
      <w:r w:rsidR="00E75EE7" w:rsidRPr="004767BF">
        <w:rPr>
          <w:rFonts w:eastAsia="Times New Roman"/>
        </w:rPr>
        <w:t xml:space="preserve">mpt user </w:t>
      </w:r>
      <w:r w:rsidR="009057AD" w:rsidRPr="004767BF">
        <w:rPr>
          <w:rFonts w:eastAsia="Times New Roman"/>
        </w:rPr>
        <w:t xml:space="preserve">for </w:t>
      </w:r>
      <w:r w:rsidR="00CA58A2" w:rsidRPr="004767BF">
        <w:rPr>
          <w:rFonts w:eastAsia="Times New Roman"/>
        </w:rPr>
        <w:t>6-digit</w:t>
      </w:r>
      <w:r w:rsidR="002D0C34" w:rsidRPr="004767BF">
        <w:rPr>
          <w:rFonts w:eastAsia="Times New Roman"/>
        </w:rPr>
        <w:t xml:space="preserve"> co</w:t>
      </w:r>
      <w:r w:rsidR="00DE5D2B" w:rsidRPr="004767BF">
        <w:rPr>
          <w:rFonts w:eastAsia="Times New Roman"/>
        </w:rPr>
        <w:t>de</w:t>
      </w:r>
    </w:p>
    <w:p w14:paraId="798492F1" w14:textId="77777777" w:rsidR="004767BF" w:rsidRDefault="008B60EF" w:rsidP="004767BF">
      <w:pPr>
        <w:pStyle w:val="ListParagraph"/>
        <w:numPr>
          <w:ilvl w:val="2"/>
          <w:numId w:val="6"/>
        </w:numPr>
        <w:spacing w:beforeAutospacing="1" w:afterAutospacing="1"/>
        <w:rPr>
          <w:rFonts w:eastAsia="Times New Roman"/>
        </w:rPr>
      </w:pPr>
      <w:r w:rsidRPr="004767BF">
        <w:rPr>
          <w:rFonts w:eastAsia="Times New Roman"/>
        </w:rPr>
        <w:t>Ver</w:t>
      </w:r>
      <w:r w:rsidR="00327B19" w:rsidRPr="004767BF">
        <w:rPr>
          <w:rFonts w:eastAsia="Times New Roman"/>
        </w:rPr>
        <w:t>ify co</w:t>
      </w:r>
      <w:r w:rsidR="00921F9B" w:rsidRPr="004767BF">
        <w:rPr>
          <w:rFonts w:eastAsia="Times New Roman"/>
        </w:rPr>
        <w:t>de is</w:t>
      </w:r>
      <w:r w:rsidR="001D6C83" w:rsidRPr="004767BF">
        <w:rPr>
          <w:rFonts w:eastAsia="Times New Roman"/>
        </w:rPr>
        <w:t xml:space="preserve"> correct</w:t>
      </w:r>
    </w:p>
    <w:p w14:paraId="4C0219A2" w14:textId="77777777" w:rsidR="004767BF" w:rsidRDefault="005437F3" w:rsidP="004767BF">
      <w:pPr>
        <w:pStyle w:val="ListParagraph"/>
        <w:numPr>
          <w:ilvl w:val="2"/>
          <w:numId w:val="6"/>
        </w:numPr>
        <w:spacing w:beforeAutospacing="1" w:afterAutospacing="1"/>
        <w:rPr>
          <w:rFonts w:eastAsia="Times New Roman"/>
        </w:rPr>
      </w:pPr>
      <w:r w:rsidRPr="004767BF">
        <w:rPr>
          <w:rFonts w:eastAsia="Times New Roman"/>
        </w:rPr>
        <w:t>If</w:t>
      </w:r>
      <w:r w:rsidR="00C87217" w:rsidRPr="004767BF">
        <w:rPr>
          <w:rFonts w:eastAsia="Times New Roman"/>
        </w:rPr>
        <w:t xml:space="preserve"> not</w:t>
      </w:r>
      <w:r w:rsidR="00E65F46" w:rsidRPr="004767BF">
        <w:rPr>
          <w:rFonts w:eastAsia="Times New Roman"/>
        </w:rPr>
        <w:t>, prom</w:t>
      </w:r>
      <w:r w:rsidR="00B80FDA" w:rsidRPr="004767BF">
        <w:rPr>
          <w:rFonts w:eastAsia="Times New Roman"/>
        </w:rPr>
        <w:t>pt “</w:t>
      </w:r>
      <w:r w:rsidR="004767BF">
        <w:rPr>
          <w:rFonts w:eastAsia="Times New Roman"/>
        </w:rPr>
        <w:t>invalid</w:t>
      </w:r>
      <w:r w:rsidR="00994F18" w:rsidRPr="004767BF">
        <w:rPr>
          <w:rFonts w:eastAsia="Times New Roman"/>
        </w:rPr>
        <w:t xml:space="preserve"> </w:t>
      </w:r>
      <w:r w:rsidR="00DD5240" w:rsidRPr="004767BF">
        <w:rPr>
          <w:rFonts w:eastAsia="Times New Roman"/>
        </w:rPr>
        <w:t>code</w:t>
      </w:r>
      <w:r w:rsidR="00DB40EC" w:rsidRPr="004767BF">
        <w:rPr>
          <w:rFonts w:eastAsia="Times New Roman"/>
        </w:rPr>
        <w:t>”</w:t>
      </w:r>
    </w:p>
    <w:p w14:paraId="799726F6" w14:textId="77777777" w:rsidR="004767BF" w:rsidRDefault="004C1F1B" w:rsidP="004767BF">
      <w:pPr>
        <w:pStyle w:val="ListParagraph"/>
        <w:numPr>
          <w:ilvl w:val="1"/>
          <w:numId w:val="6"/>
        </w:numPr>
        <w:spacing w:beforeAutospacing="1" w:afterAutospacing="1"/>
        <w:rPr>
          <w:rFonts w:eastAsia="Times New Roman"/>
        </w:rPr>
      </w:pPr>
      <w:r w:rsidRPr="004767BF">
        <w:rPr>
          <w:rFonts w:eastAsia="Times New Roman"/>
        </w:rPr>
        <w:t>If</w:t>
      </w:r>
      <w:r w:rsidR="00DE423B" w:rsidRPr="004767BF">
        <w:rPr>
          <w:rFonts w:eastAsia="Times New Roman"/>
        </w:rPr>
        <w:t xml:space="preserve"> code is</w:t>
      </w:r>
      <w:r w:rsidR="00FE5B9C" w:rsidRPr="004767BF">
        <w:rPr>
          <w:rFonts w:eastAsia="Times New Roman"/>
        </w:rPr>
        <w:t xml:space="preserve"> corr</w:t>
      </w:r>
      <w:r w:rsidR="007951F8" w:rsidRPr="004767BF">
        <w:rPr>
          <w:rFonts w:eastAsia="Times New Roman"/>
        </w:rPr>
        <w:t>ect</w:t>
      </w:r>
      <w:r w:rsidR="005B22A2" w:rsidRPr="004767BF">
        <w:rPr>
          <w:rFonts w:eastAsia="Times New Roman"/>
        </w:rPr>
        <w:t>, prom</w:t>
      </w:r>
      <w:r w:rsidR="00CB5DC4" w:rsidRPr="004767BF">
        <w:rPr>
          <w:rFonts w:eastAsia="Times New Roman"/>
        </w:rPr>
        <w:t xml:space="preserve">pt </w:t>
      </w:r>
      <w:r w:rsidR="009C3E03" w:rsidRPr="004767BF">
        <w:rPr>
          <w:rFonts w:eastAsia="Times New Roman"/>
        </w:rPr>
        <w:t xml:space="preserve">user for </w:t>
      </w:r>
      <w:r w:rsidR="00EC7171" w:rsidRPr="004767BF">
        <w:rPr>
          <w:rFonts w:eastAsia="Times New Roman"/>
        </w:rPr>
        <w:t>new pass</w:t>
      </w:r>
      <w:r w:rsidR="00995F74" w:rsidRPr="004767BF">
        <w:rPr>
          <w:rFonts w:eastAsia="Times New Roman"/>
        </w:rPr>
        <w:t>word</w:t>
      </w:r>
    </w:p>
    <w:p w14:paraId="65978FB4" w14:textId="73CF51CF" w:rsidR="00840879" w:rsidRDefault="000818A1" w:rsidP="004767BF">
      <w:pPr>
        <w:pStyle w:val="ListParagraph"/>
        <w:numPr>
          <w:ilvl w:val="2"/>
          <w:numId w:val="6"/>
        </w:numPr>
        <w:spacing w:beforeAutospacing="1" w:afterAutospacing="1"/>
        <w:rPr>
          <w:rFonts w:eastAsia="Times New Roman"/>
        </w:rPr>
      </w:pPr>
      <w:r w:rsidRPr="004767BF">
        <w:rPr>
          <w:rFonts w:eastAsia="Times New Roman"/>
        </w:rPr>
        <w:t>Verif</w:t>
      </w:r>
      <w:r w:rsidR="006278BC" w:rsidRPr="004767BF">
        <w:rPr>
          <w:rFonts w:eastAsia="Times New Roman"/>
        </w:rPr>
        <w:t xml:space="preserve">y </w:t>
      </w:r>
      <w:r w:rsidR="000662D8" w:rsidRPr="004767BF">
        <w:rPr>
          <w:rFonts w:eastAsia="Times New Roman"/>
        </w:rPr>
        <w:t xml:space="preserve">new </w:t>
      </w:r>
      <w:r w:rsidR="00BC2F49" w:rsidRPr="004767BF">
        <w:rPr>
          <w:rFonts w:eastAsia="Times New Roman"/>
        </w:rPr>
        <w:t>pass</w:t>
      </w:r>
      <w:r w:rsidR="007D10C2" w:rsidRPr="004767BF">
        <w:rPr>
          <w:rFonts w:eastAsia="Times New Roman"/>
        </w:rPr>
        <w:t xml:space="preserve">word </w:t>
      </w:r>
      <w:r w:rsidR="0024440F" w:rsidRPr="004767BF">
        <w:rPr>
          <w:rFonts w:eastAsia="Times New Roman"/>
        </w:rPr>
        <w:t xml:space="preserve">passes </w:t>
      </w:r>
      <w:r w:rsidR="00C620B0" w:rsidRPr="004767BF">
        <w:rPr>
          <w:rFonts w:eastAsia="Times New Roman"/>
        </w:rPr>
        <w:t>password rules</w:t>
      </w:r>
    </w:p>
    <w:p w14:paraId="46364EF5" w14:textId="57CAA944" w:rsidR="00B26D6C" w:rsidRPr="004767BF" w:rsidRDefault="00B26D6C" w:rsidP="00B26D6C">
      <w:pPr>
        <w:pStyle w:val="ListParagraph"/>
        <w:numPr>
          <w:ilvl w:val="1"/>
          <w:numId w:val="6"/>
        </w:numPr>
        <w:spacing w:beforeAutospacing="1" w:afterAutospacing="1"/>
        <w:rPr>
          <w:rFonts w:eastAsia="Times New Roman"/>
        </w:rPr>
      </w:pPr>
      <w:r>
        <w:rPr>
          <w:rFonts w:eastAsia="Times New Roman"/>
        </w:rPr>
        <w:t>Update password of user</w:t>
      </w:r>
    </w:p>
    <w:p w14:paraId="2BA8CCEB" w14:textId="3B206A37" w:rsidR="670E0836" w:rsidRDefault="08CC310C" w:rsidP="00C739BB">
      <w:pPr>
        <w:pStyle w:val="ListParagraph"/>
        <w:numPr>
          <w:ilvl w:val="0"/>
          <w:numId w:val="4"/>
        </w:numPr>
        <w:spacing w:beforeAutospacing="1" w:afterAutospacing="1"/>
        <w:rPr>
          <w:rFonts w:eastAsia="Times New Roman"/>
        </w:rPr>
      </w:pPr>
      <w:r w:rsidRPr="3D132545">
        <w:rPr>
          <w:rFonts w:eastAsia="Times New Roman"/>
        </w:rPr>
        <w:t xml:space="preserve">Log in for </w:t>
      </w:r>
      <w:r w:rsidRPr="3984AC54">
        <w:rPr>
          <w:rFonts w:eastAsia="Times New Roman"/>
        </w:rPr>
        <w:t>employees:</w:t>
      </w:r>
    </w:p>
    <w:p w14:paraId="395A4293" w14:textId="554C140F" w:rsidR="00FA05BD" w:rsidRDefault="08CC310C" w:rsidP="00FA05BD">
      <w:pPr>
        <w:pStyle w:val="ListParagraph"/>
        <w:numPr>
          <w:ilvl w:val="1"/>
          <w:numId w:val="7"/>
        </w:numPr>
        <w:spacing w:beforeAutospacing="1" w:afterAutospacing="1"/>
        <w:rPr>
          <w:rFonts w:eastAsia="Times New Roman"/>
        </w:rPr>
      </w:pPr>
      <w:r w:rsidRPr="4ACD9E48">
        <w:rPr>
          <w:rFonts w:eastAsia="Times New Roman"/>
        </w:rPr>
        <w:t xml:space="preserve">Prompts for </w:t>
      </w:r>
      <w:r w:rsidRPr="5EA41BD7">
        <w:rPr>
          <w:rFonts w:eastAsia="Times New Roman"/>
        </w:rPr>
        <w:t xml:space="preserve">username and </w:t>
      </w:r>
      <w:r w:rsidRPr="2E7E67F8">
        <w:rPr>
          <w:rFonts w:eastAsia="Times New Roman"/>
        </w:rPr>
        <w:t>password</w:t>
      </w:r>
    </w:p>
    <w:p w14:paraId="3EAFE636" w14:textId="5C06901D" w:rsidR="00FA05BD" w:rsidRDefault="08CC310C" w:rsidP="00FA05BD">
      <w:pPr>
        <w:pStyle w:val="ListParagraph"/>
        <w:numPr>
          <w:ilvl w:val="1"/>
          <w:numId w:val="7"/>
        </w:numPr>
        <w:spacing w:beforeAutospacing="1" w:afterAutospacing="1"/>
        <w:rPr>
          <w:rFonts w:eastAsia="Times New Roman"/>
        </w:rPr>
      </w:pPr>
      <w:r w:rsidRPr="00FA05BD">
        <w:rPr>
          <w:rFonts w:eastAsia="Times New Roman"/>
        </w:rPr>
        <w:t>Checks in employee database for a matching record</w:t>
      </w:r>
    </w:p>
    <w:p w14:paraId="210CD915" w14:textId="208A6D0D" w:rsidR="001F545C" w:rsidRPr="001F545C" w:rsidRDefault="001F545C" w:rsidP="001F545C">
      <w:pPr>
        <w:pStyle w:val="ListParagraph"/>
        <w:numPr>
          <w:ilvl w:val="2"/>
          <w:numId w:val="7"/>
        </w:numPr>
        <w:spacing w:beforeAutospacing="1" w:afterAutospacing="1"/>
        <w:rPr>
          <w:rFonts w:eastAsia="Times New Roman"/>
        </w:rPr>
      </w:pPr>
      <w:r w:rsidRPr="05B6D38E">
        <w:rPr>
          <w:rFonts w:eastAsia="Times New Roman"/>
        </w:rPr>
        <w:t xml:space="preserve">If no </w:t>
      </w:r>
      <w:r w:rsidRPr="6B882F31">
        <w:rPr>
          <w:rFonts w:eastAsia="Times New Roman"/>
        </w:rPr>
        <w:t xml:space="preserve">matching </w:t>
      </w:r>
      <w:r w:rsidRPr="67019DA0">
        <w:rPr>
          <w:rFonts w:eastAsia="Times New Roman"/>
        </w:rPr>
        <w:t>record</w:t>
      </w:r>
      <w:r w:rsidR="00D85BDD">
        <w:rPr>
          <w:rFonts w:eastAsia="Times New Roman"/>
        </w:rPr>
        <w:t xml:space="preserve"> prompt</w:t>
      </w:r>
      <w:r w:rsidRPr="4C20CA8E">
        <w:rPr>
          <w:rFonts w:eastAsia="Times New Roman"/>
        </w:rPr>
        <w:t xml:space="preserve"> </w:t>
      </w:r>
      <w:r w:rsidRPr="2403EC5F">
        <w:rPr>
          <w:rFonts w:eastAsia="Times New Roman"/>
        </w:rPr>
        <w:t>“</w:t>
      </w:r>
      <w:r w:rsidRPr="153F1E08">
        <w:rPr>
          <w:rFonts w:eastAsia="Times New Roman"/>
        </w:rPr>
        <w:t xml:space="preserve">speak </w:t>
      </w:r>
      <w:r w:rsidRPr="63B6C595">
        <w:rPr>
          <w:rFonts w:eastAsia="Times New Roman"/>
        </w:rPr>
        <w:t>with manager</w:t>
      </w:r>
      <w:r w:rsidRPr="6336B664">
        <w:rPr>
          <w:rFonts w:eastAsia="Times New Roman"/>
        </w:rPr>
        <w:t>”</w:t>
      </w:r>
      <w:r w:rsidR="00D85BDD">
        <w:rPr>
          <w:rFonts w:eastAsia="Times New Roman"/>
        </w:rPr>
        <w:t xml:space="preserve"> </w:t>
      </w:r>
      <w:r w:rsidR="00D85BDD" w:rsidRPr="4C20CA8E">
        <w:rPr>
          <w:rFonts w:eastAsia="Times New Roman"/>
        </w:rPr>
        <w:t>error</w:t>
      </w:r>
    </w:p>
    <w:p w14:paraId="0C6E6017" w14:textId="7540D59F" w:rsidR="00592AE8" w:rsidRDefault="0068337E" w:rsidP="00592AE8">
      <w:pPr>
        <w:pStyle w:val="ListParagraph"/>
        <w:numPr>
          <w:ilvl w:val="1"/>
          <w:numId w:val="7"/>
        </w:numPr>
        <w:spacing w:beforeAutospacing="1" w:afterAutospacing="1"/>
        <w:rPr>
          <w:rFonts w:eastAsia="Times New Roman"/>
        </w:rPr>
      </w:pPr>
      <w:r w:rsidRPr="00FA05BD">
        <w:rPr>
          <w:rFonts w:eastAsia="Times New Roman"/>
        </w:rPr>
        <w:t>If</w:t>
      </w:r>
      <w:r w:rsidR="004E5EEF" w:rsidRPr="00FA05BD">
        <w:rPr>
          <w:rFonts w:eastAsia="Times New Roman"/>
        </w:rPr>
        <w:t xml:space="preserve"> fou</w:t>
      </w:r>
      <w:r w:rsidR="00BB6AE6" w:rsidRPr="00FA05BD">
        <w:rPr>
          <w:rFonts w:eastAsia="Times New Roman"/>
        </w:rPr>
        <w:t>nd</w:t>
      </w:r>
      <w:r w:rsidR="00730240" w:rsidRPr="00FA05BD">
        <w:rPr>
          <w:rFonts w:eastAsia="Times New Roman"/>
        </w:rPr>
        <w:t xml:space="preserve">, </w:t>
      </w:r>
      <w:r w:rsidR="00823925" w:rsidRPr="00FA05BD">
        <w:rPr>
          <w:rFonts w:eastAsia="Times New Roman"/>
        </w:rPr>
        <w:t>pres</w:t>
      </w:r>
      <w:r w:rsidR="00704390" w:rsidRPr="00FA05BD">
        <w:rPr>
          <w:rFonts w:eastAsia="Times New Roman"/>
        </w:rPr>
        <w:t xml:space="preserve">ent </w:t>
      </w:r>
      <w:r w:rsidR="00611FFF" w:rsidRPr="00FA05BD">
        <w:rPr>
          <w:rFonts w:eastAsia="Times New Roman"/>
        </w:rPr>
        <w:t>empl</w:t>
      </w:r>
      <w:r w:rsidR="006929E1" w:rsidRPr="00FA05BD">
        <w:rPr>
          <w:rFonts w:eastAsia="Times New Roman"/>
        </w:rPr>
        <w:t>oyee w</w:t>
      </w:r>
      <w:r w:rsidR="00546432" w:rsidRPr="00FA05BD">
        <w:rPr>
          <w:rFonts w:eastAsia="Times New Roman"/>
        </w:rPr>
        <w:t>ith</w:t>
      </w:r>
      <w:r w:rsidR="00B55D23" w:rsidRPr="00FA05BD">
        <w:rPr>
          <w:rFonts w:eastAsia="Times New Roman"/>
        </w:rPr>
        <w:t xml:space="preserve"> MFA</w:t>
      </w:r>
      <w:r w:rsidR="00032D41" w:rsidRPr="00FA05BD">
        <w:rPr>
          <w:rFonts w:eastAsia="Times New Roman"/>
        </w:rPr>
        <w:t xml:space="preserve"> task</w:t>
      </w:r>
    </w:p>
    <w:p w14:paraId="5EBF837A" w14:textId="1F9B88D4" w:rsidR="00A922D7" w:rsidRDefault="00E84505" w:rsidP="00A922D7">
      <w:pPr>
        <w:pStyle w:val="ListParagraph"/>
        <w:numPr>
          <w:ilvl w:val="1"/>
          <w:numId w:val="7"/>
        </w:numPr>
        <w:spacing w:beforeAutospacing="1" w:afterAutospacing="1"/>
        <w:rPr>
          <w:rFonts w:eastAsia="Times New Roman"/>
        </w:rPr>
      </w:pPr>
      <w:r w:rsidRPr="00592AE8">
        <w:rPr>
          <w:rFonts w:eastAsia="Times New Roman"/>
        </w:rPr>
        <w:t>Forgot pa</w:t>
      </w:r>
      <w:r w:rsidR="009055C5" w:rsidRPr="00592AE8">
        <w:rPr>
          <w:rFonts w:eastAsia="Times New Roman"/>
        </w:rPr>
        <w:t xml:space="preserve">ssword </w:t>
      </w:r>
      <w:r w:rsidR="006B721E" w:rsidRPr="00592AE8">
        <w:rPr>
          <w:rFonts w:eastAsia="Times New Roman"/>
        </w:rPr>
        <w:t>link</w:t>
      </w:r>
    </w:p>
    <w:p w14:paraId="19207364" w14:textId="50F3EF69" w:rsidR="00DC3390" w:rsidRPr="00A922D7" w:rsidRDefault="00F70F66" w:rsidP="00A922D7">
      <w:pPr>
        <w:pStyle w:val="ListParagraph"/>
        <w:numPr>
          <w:ilvl w:val="2"/>
          <w:numId w:val="7"/>
        </w:numPr>
        <w:spacing w:beforeAutospacing="1" w:afterAutospacing="1"/>
        <w:rPr>
          <w:rFonts w:eastAsia="Times New Roman"/>
        </w:rPr>
      </w:pPr>
      <w:r w:rsidRPr="00A922D7">
        <w:rPr>
          <w:rFonts w:eastAsia="Times New Roman"/>
        </w:rPr>
        <w:t>T</w:t>
      </w:r>
      <w:r w:rsidR="006F579B" w:rsidRPr="00A922D7">
        <w:rPr>
          <w:rFonts w:eastAsia="Times New Roman"/>
        </w:rPr>
        <w:t>akes use</w:t>
      </w:r>
      <w:r w:rsidR="00BC5BFB" w:rsidRPr="00A922D7">
        <w:rPr>
          <w:rFonts w:eastAsia="Times New Roman"/>
        </w:rPr>
        <w:t xml:space="preserve">rs to </w:t>
      </w:r>
      <w:r w:rsidR="00396CE8" w:rsidRPr="00A922D7">
        <w:rPr>
          <w:rFonts w:eastAsia="Times New Roman"/>
        </w:rPr>
        <w:t>pass</w:t>
      </w:r>
      <w:r w:rsidR="00FD5D5D" w:rsidRPr="00A922D7">
        <w:rPr>
          <w:rFonts w:eastAsia="Times New Roman"/>
        </w:rPr>
        <w:t>word rec</w:t>
      </w:r>
      <w:r w:rsidR="0076351F" w:rsidRPr="00A922D7">
        <w:rPr>
          <w:rFonts w:eastAsia="Times New Roman"/>
        </w:rPr>
        <w:t>overy page</w:t>
      </w:r>
    </w:p>
    <w:p w14:paraId="4B080B86" w14:textId="77460044" w:rsidR="006B311A" w:rsidRDefault="006B311A" w:rsidP="00C739BB">
      <w:pPr>
        <w:pStyle w:val="ListParagraph"/>
        <w:numPr>
          <w:ilvl w:val="0"/>
          <w:numId w:val="4"/>
        </w:numPr>
        <w:spacing w:before="100" w:beforeAutospacing="1" w:after="100" w:afterAutospacing="1"/>
        <w:rPr>
          <w:rFonts w:eastAsia="Times New Roman"/>
        </w:rPr>
      </w:pPr>
      <w:r>
        <w:rPr>
          <w:rFonts w:eastAsia="Times New Roman"/>
        </w:rPr>
        <w:t xml:space="preserve">Create </w:t>
      </w:r>
      <w:r w:rsidR="00653459">
        <w:rPr>
          <w:rFonts w:eastAsia="Times New Roman"/>
        </w:rPr>
        <w:t xml:space="preserve">Customer </w:t>
      </w:r>
      <w:r>
        <w:rPr>
          <w:rFonts w:eastAsia="Times New Roman"/>
        </w:rPr>
        <w:t>account</w:t>
      </w:r>
      <w:r w:rsidR="69B571F4" w:rsidRPr="5735722E">
        <w:rPr>
          <w:rFonts w:eastAsia="Times New Roman"/>
        </w:rPr>
        <w:t>:</w:t>
      </w:r>
    </w:p>
    <w:p w14:paraId="020C2986" w14:textId="01713B21" w:rsidR="00A922D7" w:rsidRDefault="006B311A" w:rsidP="00A922D7">
      <w:pPr>
        <w:pStyle w:val="ListParagraph"/>
        <w:numPr>
          <w:ilvl w:val="1"/>
          <w:numId w:val="8"/>
        </w:numPr>
        <w:spacing w:before="100" w:beforeAutospacing="1" w:after="100" w:afterAutospacing="1"/>
        <w:rPr>
          <w:rFonts w:eastAsia="Times New Roman"/>
        </w:rPr>
      </w:pPr>
      <w:r>
        <w:rPr>
          <w:rFonts w:eastAsia="Times New Roman"/>
        </w:rPr>
        <w:t>Asks for email and password</w:t>
      </w:r>
    </w:p>
    <w:p w14:paraId="6FD6E223" w14:textId="7E51F2F9" w:rsidR="00A922D7" w:rsidRDefault="00AE36AF" w:rsidP="00A922D7">
      <w:pPr>
        <w:pStyle w:val="ListParagraph"/>
        <w:numPr>
          <w:ilvl w:val="2"/>
          <w:numId w:val="8"/>
        </w:numPr>
        <w:spacing w:before="100" w:beforeAutospacing="1" w:after="100" w:afterAutospacing="1"/>
        <w:rPr>
          <w:rFonts w:eastAsia="Times New Roman"/>
        </w:rPr>
      </w:pPr>
      <w:r w:rsidRPr="00A922D7">
        <w:rPr>
          <w:rFonts w:eastAsia="Times New Roman"/>
        </w:rPr>
        <w:t>Ve</w:t>
      </w:r>
      <w:r w:rsidR="00BB7189" w:rsidRPr="00A922D7">
        <w:rPr>
          <w:rFonts w:eastAsia="Times New Roman"/>
        </w:rPr>
        <w:t>rifies emai</w:t>
      </w:r>
      <w:r w:rsidR="00217132" w:rsidRPr="00A922D7">
        <w:rPr>
          <w:rFonts w:eastAsia="Times New Roman"/>
        </w:rPr>
        <w:t>l exist</w:t>
      </w:r>
      <w:r w:rsidR="007A4F8C" w:rsidRPr="00A922D7">
        <w:rPr>
          <w:rFonts w:eastAsia="Times New Roman"/>
        </w:rPr>
        <w:t>s</w:t>
      </w:r>
    </w:p>
    <w:p w14:paraId="0BCA817F" w14:textId="4849FE8C" w:rsidR="00396F89" w:rsidRDefault="00D52ED7" w:rsidP="00396F89">
      <w:pPr>
        <w:pStyle w:val="ListParagraph"/>
        <w:numPr>
          <w:ilvl w:val="2"/>
          <w:numId w:val="8"/>
        </w:numPr>
        <w:spacing w:before="100" w:beforeAutospacing="1" w:after="100" w:afterAutospacing="1"/>
        <w:rPr>
          <w:rFonts w:eastAsia="Times New Roman"/>
        </w:rPr>
      </w:pPr>
      <w:r w:rsidRPr="00A922D7">
        <w:rPr>
          <w:rFonts w:eastAsia="Times New Roman"/>
        </w:rPr>
        <w:t>Veri</w:t>
      </w:r>
      <w:r w:rsidR="003809FD" w:rsidRPr="00A922D7">
        <w:rPr>
          <w:rFonts w:eastAsia="Times New Roman"/>
        </w:rPr>
        <w:t>fy passw</w:t>
      </w:r>
      <w:r w:rsidR="00FF3D25" w:rsidRPr="00A922D7">
        <w:rPr>
          <w:rFonts w:eastAsia="Times New Roman"/>
        </w:rPr>
        <w:t>or</w:t>
      </w:r>
      <w:r w:rsidR="00FF0098" w:rsidRPr="00A922D7">
        <w:rPr>
          <w:rFonts w:eastAsia="Times New Roman"/>
        </w:rPr>
        <w:t>d mee</w:t>
      </w:r>
      <w:r w:rsidR="00413CE3" w:rsidRPr="00A922D7">
        <w:rPr>
          <w:rFonts w:eastAsia="Times New Roman"/>
        </w:rPr>
        <w:t xml:space="preserve">ts </w:t>
      </w:r>
      <w:r w:rsidR="00171292" w:rsidRPr="00A922D7">
        <w:rPr>
          <w:rFonts w:eastAsia="Times New Roman"/>
        </w:rPr>
        <w:t>length a</w:t>
      </w:r>
      <w:r w:rsidR="003133EE" w:rsidRPr="00A922D7">
        <w:rPr>
          <w:rFonts w:eastAsia="Times New Roman"/>
        </w:rPr>
        <w:t>nd special</w:t>
      </w:r>
      <w:r w:rsidR="00934A82" w:rsidRPr="00A922D7">
        <w:rPr>
          <w:rFonts w:eastAsia="Times New Roman"/>
        </w:rPr>
        <w:t xml:space="preserve"> charact</w:t>
      </w:r>
      <w:r w:rsidR="006C546E" w:rsidRPr="00A922D7">
        <w:rPr>
          <w:rFonts w:eastAsia="Times New Roman"/>
        </w:rPr>
        <w:t>er re</w:t>
      </w:r>
      <w:r w:rsidR="00081479" w:rsidRPr="00A922D7">
        <w:rPr>
          <w:rFonts w:eastAsia="Times New Roman"/>
        </w:rPr>
        <w:t>quirement</w:t>
      </w:r>
      <w:r w:rsidR="00EE6CE1" w:rsidRPr="00A922D7">
        <w:rPr>
          <w:rFonts w:eastAsia="Times New Roman"/>
        </w:rPr>
        <w:t>s</w:t>
      </w:r>
    </w:p>
    <w:p w14:paraId="5CBB6A0A" w14:textId="05D49C84" w:rsidR="00396F89" w:rsidRDefault="00CE05A1" w:rsidP="00396F89">
      <w:pPr>
        <w:pStyle w:val="ListParagraph"/>
        <w:numPr>
          <w:ilvl w:val="1"/>
          <w:numId w:val="8"/>
        </w:numPr>
        <w:spacing w:before="100" w:beforeAutospacing="1" w:after="100" w:afterAutospacing="1"/>
        <w:rPr>
          <w:rFonts w:eastAsia="Times New Roman"/>
        </w:rPr>
      </w:pPr>
      <w:r w:rsidRPr="00396F89">
        <w:rPr>
          <w:rFonts w:eastAsia="Times New Roman"/>
        </w:rPr>
        <w:t>Prom</w:t>
      </w:r>
      <w:r w:rsidR="004A574C" w:rsidRPr="00396F89">
        <w:rPr>
          <w:rFonts w:eastAsia="Times New Roman"/>
        </w:rPr>
        <w:t>pts</w:t>
      </w:r>
      <w:r w:rsidR="00F36735" w:rsidRPr="00396F89">
        <w:rPr>
          <w:rFonts w:eastAsia="Times New Roman"/>
        </w:rPr>
        <w:t xml:space="preserve"> for use</w:t>
      </w:r>
      <w:r w:rsidR="00A7678A" w:rsidRPr="00396F89">
        <w:rPr>
          <w:rFonts w:eastAsia="Times New Roman"/>
        </w:rPr>
        <w:t xml:space="preserve">r </w:t>
      </w:r>
      <w:r w:rsidR="00691A47" w:rsidRPr="00396F89">
        <w:rPr>
          <w:rFonts w:eastAsia="Times New Roman"/>
        </w:rPr>
        <w:t>p</w:t>
      </w:r>
      <w:r w:rsidR="00973168" w:rsidRPr="00396F89">
        <w:rPr>
          <w:rFonts w:eastAsia="Times New Roman"/>
        </w:rPr>
        <w:t>hone number</w:t>
      </w:r>
    </w:p>
    <w:p w14:paraId="0424A19A" w14:textId="77777777" w:rsidR="00995A96" w:rsidRDefault="00843729" w:rsidP="001C3B9B">
      <w:pPr>
        <w:pStyle w:val="ListParagraph"/>
        <w:numPr>
          <w:ilvl w:val="2"/>
          <w:numId w:val="8"/>
        </w:numPr>
        <w:spacing w:before="100" w:beforeAutospacing="1" w:after="100" w:afterAutospacing="1"/>
        <w:rPr>
          <w:rFonts w:eastAsia="Times New Roman"/>
        </w:rPr>
      </w:pPr>
      <w:r w:rsidRPr="00396F89">
        <w:rPr>
          <w:rFonts w:eastAsia="Times New Roman"/>
        </w:rPr>
        <w:t>Ver</w:t>
      </w:r>
      <w:r w:rsidR="006A76A9" w:rsidRPr="00396F89">
        <w:rPr>
          <w:rFonts w:eastAsia="Times New Roman"/>
        </w:rPr>
        <w:t xml:space="preserve">ifies </w:t>
      </w:r>
      <w:r w:rsidR="00447B65" w:rsidRPr="00396F89">
        <w:rPr>
          <w:rFonts w:eastAsia="Times New Roman"/>
        </w:rPr>
        <w:t xml:space="preserve">phone </w:t>
      </w:r>
      <w:proofErr w:type="gramStart"/>
      <w:r w:rsidR="00447B65" w:rsidRPr="00396F89">
        <w:rPr>
          <w:rFonts w:eastAsia="Times New Roman"/>
        </w:rPr>
        <w:t>numbe</w:t>
      </w:r>
      <w:r w:rsidR="00EF1509" w:rsidRPr="00396F89">
        <w:rPr>
          <w:rFonts w:eastAsia="Times New Roman"/>
        </w:rPr>
        <w:t xml:space="preserve">r </w:t>
      </w:r>
      <w:r w:rsidR="00371B46" w:rsidRPr="00396F89">
        <w:rPr>
          <w:rFonts w:eastAsia="Times New Roman"/>
        </w:rPr>
        <w:t>exists</w:t>
      </w:r>
      <w:proofErr w:type="gramEnd"/>
      <w:r w:rsidR="00371B46" w:rsidRPr="00396F89">
        <w:rPr>
          <w:rFonts w:eastAsia="Times New Roman"/>
        </w:rPr>
        <w:t xml:space="preserve"> and </w:t>
      </w:r>
      <w:proofErr w:type="gramStart"/>
      <w:r w:rsidR="00185381" w:rsidRPr="00396F89">
        <w:rPr>
          <w:rFonts w:eastAsia="Times New Roman"/>
        </w:rPr>
        <w:t>has</w:t>
      </w:r>
      <w:proofErr w:type="gramEnd"/>
      <w:r w:rsidR="00185381" w:rsidRPr="00396F89">
        <w:rPr>
          <w:rFonts w:eastAsia="Times New Roman"/>
        </w:rPr>
        <w:t xml:space="preserve"> </w:t>
      </w:r>
      <w:r w:rsidR="00556218" w:rsidRPr="00396F89">
        <w:rPr>
          <w:rFonts w:eastAsia="Times New Roman"/>
        </w:rPr>
        <w:t xml:space="preserve">a valid </w:t>
      </w:r>
      <w:r w:rsidR="003A3F18" w:rsidRPr="00396F89">
        <w:rPr>
          <w:rFonts w:eastAsia="Times New Roman"/>
        </w:rPr>
        <w:t>forma</w:t>
      </w:r>
      <w:r w:rsidR="00F970D6" w:rsidRPr="00396F89">
        <w:rPr>
          <w:rFonts w:eastAsia="Times New Roman"/>
        </w:rPr>
        <w:t>t</w:t>
      </w:r>
    </w:p>
    <w:p w14:paraId="1B56640C" w14:textId="0E30E096" w:rsidR="00B16C0C" w:rsidRDefault="004873B0" w:rsidP="00B16C0C">
      <w:pPr>
        <w:pStyle w:val="ListParagraph"/>
        <w:numPr>
          <w:ilvl w:val="1"/>
          <w:numId w:val="8"/>
        </w:numPr>
        <w:spacing w:before="100" w:beforeAutospacing="1" w:after="100" w:afterAutospacing="1"/>
        <w:rPr>
          <w:rFonts w:eastAsia="Times New Roman"/>
        </w:rPr>
      </w:pPr>
      <w:r w:rsidRPr="00995A96">
        <w:rPr>
          <w:rFonts w:eastAsia="Times New Roman"/>
        </w:rPr>
        <w:lastRenderedPageBreak/>
        <w:t>P</w:t>
      </w:r>
      <w:r w:rsidR="00360C14" w:rsidRPr="00995A96">
        <w:rPr>
          <w:rFonts w:eastAsia="Times New Roman"/>
        </w:rPr>
        <w:t>rompt us</w:t>
      </w:r>
      <w:r w:rsidR="00241F0D" w:rsidRPr="00995A96">
        <w:rPr>
          <w:rFonts w:eastAsia="Times New Roman"/>
        </w:rPr>
        <w:t>er for na</w:t>
      </w:r>
      <w:r w:rsidR="00DC3CE7" w:rsidRPr="00995A96">
        <w:rPr>
          <w:rFonts w:eastAsia="Times New Roman"/>
        </w:rPr>
        <w:t>me</w:t>
      </w:r>
    </w:p>
    <w:p w14:paraId="4FA6DD74" w14:textId="700F705C" w:rsidR="00B16C0C" w:rsidRDefault="00E41ACB" w:rsidP="00B16C0C">
      <w:pPr>
        <w:pStyle w:val="ListParagraph"/>
        <w:numPr>
          <w:ilvl w:val="1"/>
          <w:numId w:val="8"/>
        </w:numPr>
        <w:spacing w:before="100" w:beforeAutospacing="1" w:after="100" w:afterAutospacing="1"/>
        <w:rPr>
          <w:rFonts w:eastAsia="Times New Roman"/>
        </w:rPr>
      </w:pPr>
      <w:r w:rsidRPr="00B16C0C">
        <w:rPr>
          <w:rFonts w:eastAsia="Times New Roman"/>
        </w:rPr>
        <w:t>Send</w:t>
      </w:r>
      <w:r w:rsidR="006B311A" w:rsidRPr="00B16C0C">
        <w:rPr>
          <w:rFonts w:eastAsia="Times New Roman"/>
        </w:rPr>
        <w:t xml:space="preserve"> email </w:t>
      </w:r>
      <w:r w:rsidR="4A9A5233" w:rsidRPr="00B16C0C">
        <w:rPr>
          <w:rFonts w:eastAsia="Times New Roman"/>
        </w:rPr>
        <w:t>for confirmation</w:t>
      </w:r>
    </w:p>
    <w:p w14:paraId="617591AB" w14:textId="5BA74357" w:rsidR="009313A6" w:rsidRDefault="006B311A" w:rsidP="009313A6">
      <w:pPr>
        <w:pStyle w:val="ListParagraph"/>
        <w:numPr>
          <w:ilvl w:val="0"/>
          <w:numId w:val="4"/>
        </w:numPr>
        <w:spacing w:before="100" w:beforeAutospacing="1" w:after="100" w:afterAutospacing="1"/>
        <w:rPr>
          <w:rFonts w:eastAsia="Times New Roman"/>
        </w:rPr>
      </w:pPr>
      <w:r>
        <w:rPr>
          <w:rFonts w:eastAsia="Times New Roman"/>
        </w:rPr>
        <w:t xml:space="preserve">Menu </w:t>
      </w:r>
      <w:r w:rsidR="3943154F" w:rsidRPr="3FFE5BC2">
        <w:rPr>
          <w:rFonts w:eastAsia="Times New Roman"/>
        </w:rPr>
        <w:t>page</w:t>
      </w:r>
      <w:r w:rsidR="3943154F" w:rsidRPr="34799AD7">
        <w:rPr>
          <w:rFonts w:eastAsia="Times New Roman"/>
        </w:rPr>
        <w:t>:</w:t>
      </w:r>
    </w:p>
    <w:p w14:paraId="4DBD3E0F" w14:textId="6C5BA224" w:rsidR="004F093A" w:rsidRDefault="00F7353E" w:rsidP="004F093A">
      <w:pPr>
        <w:pStyle w:val="ListParagraph"/>
        <w:numPr>
          <w:ilvl w:val="1"/>
          <w:numId w:val="10"/>
        </w:numPr>
        <w:spacing w:before="100" w:beforeAutospacing="1" w:after="100" w:afterAutospacing="1"/>
        <w:rPr>
          <w:rFonts w:eastAsia="Times New Roman"/>
        </w:rPr>
      </w:pPr>
      <w:r w:rsidRPr="009313A6">
        <w:rPr>
          <w:rFonts w:eastAsia="Times New Roman"/>
        </w:rPr>
        <w:t xml:space="preserve">PDF </w:t>
      </w:r>
      <w:r w:rsidR="005E10A3" w:rsidRPr="009313A6">
        <w:rPr>
          <w:rFonts w:eastAsia="Times New Roman"/>
        </w:rPr>
        <w:t>lin</w:t>
      </w:r>
      <w:r w:rsidR="00656B65" w:rsidRPr="009313A6">
        <w:rPr>
          <w:rFonts w:eastAsia="Times New Roman"/>
        </w:rPr>
        <w:t xml:space="preserve">k </w:t>
      </w:r>
      <w:r w:rsidR="0015261B" w:rsidRPr="009313A6">
        <w:rPr>
          <w:rFonts w:eastAsia="Times New Roman"/>
        </w:rPr>
        <w:t xml:space="preserve">for </w:t>
      </w:r>
      <w:r w:rsidR="00C5111F" w:rsidRPr="009313A6">
        <w:rPr>
          <w:rFonts w:eastAsia="Times New Roman"/>
        </w:rPr>
        <w:t>ful</w:t>
      </w:r>
      <w:r w:rsidR="002D34ED" w:rsidRPr="009313A6">
        <w:rPr>
          <w:rFonts w:eastAsia="Times New Roman"/>
        </w:rPr>
        <w:t>l men</w:t>
      </w:r>
      <w:r w:rsidR="00A4670B" w:rsidRPr="009313A6">
        <w:rPr>
          <w:rFonts w:eastAsia="Times New Roman"/>
        </w:rPr>
        <w:t>u</w:t>
      </w:r>
    </w:p>
    <w:p w14:paraId="20C948CF" w14:textId="77777777" w:rsidR="00E0013D" w:rsidRDefault="00012F6B" w:rsidP="00E0013D">
      <w:pPr>
        <w:pStyle w:val="ListParagraph"/>
        <w:numPr>
          <w:ilvl w:val="2"/>
          <w:numId w:val="10"/>
        </w:numPr>
        <w:spacing w:before="100" w:beforeAutospacing="1" w:after="100" w:afterAutospacing="1"/>
        <w:rPr>
          <w:rFonts w:eastAsia="Times New Roman"/>
        </w:rPr>
      </w:pPr>
      <w:r w:rsidRPr="004F093A">
        <w:rPr>
          <w:rFonts w:eastAsia="Times New Roman"/>
        </w:rPr>
        <w:t>Includes nutr</w:t>
      </w:r>
      <w:r w:rsidR="0071072A" w:rsidRPr="004F093A">
        <w:rPr>
          <w:rFonts w:eastAsia="Times New Roman"/>
        </w:rPr>
        <w:t>iti</w:t>
      </w:r>
      <w:r w:rsidR="00D64ABF" w:rsidRPr="004F093A">
        <w:rPr>
          <w:rFonts w:eastAsia="Times New Roman"/>
        </w:rPr>
        <w:t>on informa</w:t>
      </w:r>
      <w:r w:rsidR="00BE0790" w:rsidRPr="004F093A">
        <w:rPr>
          <w:rFonts w:eastAsia="Times New Roman"/>
        </w:rPr>
        <w:t>tion</w:t>
      </w:r>
    </w:p>
    <w:p w14:paraId="1EC44FB9" w14:textId="205610A5" w:rsidR="002C7DF4" w:rsidRPr="00E0013D" w:rsidRDefault="00E0013D" w:rsidP="00E0013D">
      <w:pPr>
        <w:pStyle w:val="ListParagraph"/>
        <w:numPr>
          <w:ilvl w:val="1"/>
          <w:numId w:val="10"/>
        </w:numPr>
        <w:spacing w:before="100" w:beforeAutospacing="1" w:after="100" w:afterAutospacing="1"/>
        <w:rPr>
          <w:rFonts w:eastAsia="Times New Roman"/>
        </w:rPr>
      </w:pPr>
      <w:r w:rsidRPr="00E0013D">
        <w:rPr>
          <w:rFonts w:eastAsia="Times New Roman"/>
        </w:rPr>
        <w:t>Shows small pictures of each category</w:t>
      </w:r>
    </w:p>
    <w:p w14:paraId="440D2E4E" w14:textId="278E5CA7" w:rsidR="00624188" w:rsidRDefault="009819D1" w:rsidP="002C7DF4">
      <w:pPr>
        <w:pStyle w:val="ListParagraph"/>
        <w:numPr>
          <w:ilvl w:val="2"/>
          <w:numId w:val="10"/>
        </w:numPr>
        <w:spacing w:before="100" w:beforeAutospacing="1" w:after="100" w:afterAutospacing="1"/>
        <w:rPr>
          <w:rFonts w:eastAsia="Times New Roman"/>
        </w:rPr>
      </w:pPr>
      <w:r w:rsidRPr="002C7DF4">
        <w:rPr>
          <w:rFonts w:eastAsia="Times New Roman"/>
        </w:rPr>
        <w:t>Indivi</w:t>
      </w:r>
      <w:r w:rsidR="00C74FC3" w:rsidRPr="002C7DF4">
        <w:rPr>
          <w:rFonts w:eastAsia="Times New Roman"/>
        </w:rPr>
        <w:t>dual it</w:t>
      </w:r>
      <w:r w:rsidR="0094636C" w:rsidRPr="002C7DF4">
        <w:rPr>
          <w:rFonts w:eastAsia="Times New Roman"/>
        </w:rPr>
        <w:t xml:space="preserve">em </w:t>
      </w:r>
      <w:r w:rsidR="00143396" w:rsidRPr="002C7DF4">
        <w:rPr>
          <w:rFonts w:eastAsia="Times New Roman"/>
        </w:rPr>
        <w:t>lets you se</w:t>
      </w:r>
      <w:r w:rsidR="0006780D" w:rsidRPr="002C7DF4">
        <w:rPr>
          <w:rFonts w:eastAsia="Times New Roman"/>
        </w:rPr>
        <w:t xml:space="preserve">lect </w:t>
      </w:r>
      <w:r w:rsidR="001418A5" w:rsidRPr="002C7DF4">
        <w:rPr>
          <w:rFonts w:eastAsia="Times New Roman"/>
        </w:rPr>
        <w:t>topping</w:t>
      </w:r>
      <w:r w:rsidR="00C76557" w:rsidRPr="002C7DF4">
        <w:rPr>
          <w:rFonts w:eastAsia="Times New Roman"/>
        </w:rPr>
        <w:t>s</w:t>
      </w:r>
      <w:r w:rsidR="00A634F0" w:rsidRPr="002C7DF4">
        <w:rPr>
          <w:rFonts w:eastAsia="Times New Roman"/>
        </w:rPr>
        <w:t xml:space="preserve">, </w:t>
      </w:r>
      <w:r w:rsidR="008C5D1E" w:rsidRPr="002C7DF4">
        <w:rPr>
          <w:rFonts w:eastAsia="Times New Roman"/>
        </w:rPr>
        <w:t xml:space="preserve">size </w:t>
      </w:r>
      <w:r w:rsidR="00415E3D" w:rsidRPr="002C7DF4">
        <w:rPr>
          <w:rFonts w:eastAsia="Times New Roman"/>
        </w:rPr>
        <w:t>(if ap</w:t>
      </w:r>
      <w:r w:rsidR="004126AF" w:rsidRPr="002C7DF4">
        <w:rPr>
          <w:rFonts w:eastAsia="Times New Roman"/>
        </w:rPr>
        <w:t>plica</w:t>
      </w:r>
      <w:r w:rsidR="0018214F" w:rsidRPr="002C7DF4">
        <w:rPr>
          <w:rFonts w:eastAsia="Times New Roman"/>
        </w:rPr>
        <w:t>ble</w:t>
      </w:r>
      <w:r w:rsidR="007E531D" w:rsidRPr="002C7DF4">
        <w:rPr>
          <w:rFonts w:eastAsia="Times New Roman"/>
        </w:rPr>
        <w:t>)</w:t>
      </w:r>
      <w:r w:rsidR="004627A5" w:rsidRPr="002C7DF4">
        <w:rPr>
          <w:rFonts w:eastAsia="Times New Roman"/>
        </w:rPr>
        <w:t>, c</w:t>
      </w:r>
      <w:r w:rsidR="00231DF1" w:rsidRPr="002C7DF4">
        <w:rPr>
          <w:rFonts w:eastAsia="Times New Roman"/>
        </w:rPr>
        <w:t>rust op</w:t>
      </w:r>
      <w:r w:rsidR="00BB0B73" w:rsidRPr="002C7DF4">
        <w:rPr>
          <w:rFonts w:eastAsia="Times New Roman"/>
        </w:rPr>
        <w:t>tions</w:t>
      </w:r>
      <w:r w:rsidR="004555BD" w:rsidRPr="002C7DF4">
        <w:rPr>
          <w:rFonts w:eastAsia="Times New Roman"/>
        </w:rPr>
        <w:t xml:space="preserve"> (</w:t>
      </w:r>
      <w:r w:rsidR="009C5FE4" w:rsidRPr="002C7DF4">
        <w:rPr>
          <w:rFonts w:eastAsia="Times New Roman"/>
        </w:rPr>
        <w:t>if applic</w:t>
      </w:r>
      <w:r w:rsidR="00427F26" w:rsidRPr="002C7DF4">
        <w:rPr>
          <w:rFonts w:eastAsia="Times New Roman"/>
        </w:rPr>
        <w:t>able)</w:t>
      </w:r>
      <w:r w:rsidR="002C7DF4">
        <w:rPr>
          <w:rFonts w:eastAsia="Times New Roman"/>
        </w:rPr>
        <w:t>, and other attributes</w:t>
      </w:r>
    </w:p>
    <w:p w14:paraId="61624517" w14:textId="270BBAF4" w:rsidR="002C7DF4" w:rsidRDefault="00EF365B" w:rsidP="002C7DF4">
      <w:pPr>
        <w:pStyle w:val="ListParagraph"/>
        <w:numPr>
          <w:ilvl w:val="1"/>
          <w:numId w:val="10"/>
        </w:numPr>
        <w:spacing w:before="100" w:beforeAutospacing="1" w:after="100" w:afterAutospacing="1"/>
        <w:rPr>
          <w:rFonts w:eastAsia="Times New Roman"/>
        </w:rPr>
      </w:pPr>
      <w:r>
        <w:rPr>
          <w:rFonts w:eastAsia="Times New Roman"/>
        </w:rPr>
        <w:t xml:space="preserve">Once an item is </w:t>
      </w:r>
      <w:r w:rsidR="00BB3A0D">
        <w:rPr>
          <w:rFonts w:eastAsia="Times New Roman"/>
        </w:rPr>
        <w:t>configured, it can be added to the cart</w:t>
      </w:r>
    </w:p>
    <w:p w14:paraId="66562360" w14:textId="332170A8" w:rsidR="00E61345" w:rsidRPr="002C7DF4" w:rsidRDefault="00E61345" w:rsidP="00E61345">
      <w:pPr>
        <w:pStyle w:val="ListParagraph"/>
        <w:numPr>
          <w:ilvl w:val="2"/>
          <w:numId w:val="10"/>
        </w:numPr>
        <w:spacing w:before="100" w:beforeAutospacing="1" w:after="100" w:afterAutospacing="1"/>
        <w:rPr>
          <w:rFonts w:eastAsia="Times New Roman"/>
        </w:rPr>
      </w:pPr>
      <w:r>
        <w:rPr>
          <w:rFonts w:eastAsia="Times New Roman"/>
        </w:rPr>
        <w:t xml:space="preserve">Updates the cart </w:t>
      </w:r>
      <w:r w:rsidR="00E0013D">
        <w:rPr>
          <w:rFonts w:eastAsia="Times New Roman"/>
        </w:rPr>
        <w:t>with number of items and cost (with tax)</w:t>
      </w:r>
    </w:p>
    <w:p w14:paraId="4D477F13" w14:textId="42070A15" w:rsidR="00B935E6" w:rsidRDefault="34CAA226" w:rsidP="0044132A">
      <w:pPr>
        <w:pStyle w:val="ListParagraph"/>
        <w:numPr>
          <w:ilvl w:val="0"/>
          <w:numId w:val="4"/>
        </w:numPr>
        <w:spacing w:beforeAutospacing="1" w:afterAutospacing="1"/>
        <w:rPr>
          <w:rFonts w:eastAsia="Times New Roman"/>
        </w:rPr>
      </w:pPr>
      <w:r w:rsidRPr="404553D7">
        <w:rPr>
          <w:rFonts w:eastAsia="Times New Roman"/>
        </w:rPr>
        <w:t>Home</w:t>
      </w:r>
      <w:r w:rsidRPr="048297B1">
        <w:rPr>
          <w:rFonts w:eastAsia="Times New Roman"/>
        </w:rPr>
        <w:t>/</w:t>
      </w:r>
      <w:r w:rsidRPr="45AAD379">
        <w:rPr>
          <w:rFonts w:eastAsia="Times New Roman"/>
        </w:rPr>
        <w:t xml:space="preserve">Main </w:t>
      </w:r>
      <w:r w:rsidRPr="0559DB9D">
        <w:rPr>
          <w:rFonts w:eastAsia="Times New Roman"/>
        </w:rPr>
        <w:t>page</w:t>
      </w:r>
      <w:r w:rsidR="1B9B27B1" w:rsidRPr="3BB3B770">
        <w:rPr>
          <w:rFonts w:eastAsia="Times New Roman"/>
        </w:rPr>
        <w:t>:</w:t>
      </w:r>
    </w:p>
    <w:p w14:paraId="443049AA" w14:textId="77777777" w:rsidR="00551394" w:rsidRDefault="7232DDB7" w:rsidP="00B935E6">
      <w:pPr>
        <w:pStyle w:val="ListParagraph"/>
        <w:numPr>
          <w:ilvl w:val="1"/>
          <w:numId w:val="11"/>
        </w:numPr>
        <w:spacing w:beforeAutospacing="1" w:afterAutospacing="1"/>
        <w:rPr>
          <w:rFonts w:eastAsia="Times New Roman"/>
        </w:rPr>
      </w:pPr>
      <w:r w:rsidRPr="00B935E6">
        <w:rPr>
          <w:rFonts w:eastAsia="Times New Roman"/>
        </w:rPr>
        <w:t>Branding and Logo</w:t>
      </w:r>
      <w:r w:rsidR="64E36642" w:rsidRPr="00B935E6">
        <w:rPr>
          <w:rFonts w:eastAsia="Times New Roman"/>
        </w:rPr>
        <w:t xml:space="preserve"> display</w:t>
      </w:r>
    </w:p>
    <w:p w14:paraId="77A304ED" w14:textId="4AF8C1D1" w:rsidR="00863CF0" w:rsidRDefault="7232DDB7" w:rsidP="00863CF0">
      <w:pPr>
        <w:pStyle w:val="ListParagraph"/>
        <w:numPr>
          <w:ilvl w:val="1"/>
          <w:numId w:val="11"/>
        </w:numPr>
        <w:spacing w:beforeAutospacing="1" w:afterAutospacing="1"/>
        <w:rPr>
          <w:rFonts w:eastAsia="Times New Roman"/>
        </w:rPr>
      </w:pPr>
      <w:r w:rsidRPr="00B935E6">
        <w:rPr>
          <w:rFonts w:eastAsia="Times New Roman"/>
        </w:rPr>
        <w:t xml:space="preserve">Quick </w:t>
      </w:r>
      <w:r w:rsidR="55E6A83E" w:rsidRPr="00B935E6">
        <w:rPr>
          <w:rFonts w:eastAsia="Times New Roman"/>
        </w:rPr>
        <w:t xml:space="preserve">paragraph </w:t>
      </w:r>
      <w:r w:rsidRPr="00B935E6">
        <w:rPr>
          <w:rFonts w:eastAsia="Times New Roman"/>
        </w:rPr>
        <w:t>about us</w:t>
      </w:r>
    </w:p>
    <w:p w14:paraId="5A929C25" w14:textId="77777777" w:rsidR="00863CF0" w:rsidRDefault="00730261" w:rsidP="00863CF0">
      <w:pPr>
        <w:pStyle w:val="ListParagraph"/>
        <w:numPr>
          <w:ilvl w:val="1"/>
          <w:numId w:val="11"/>
        </w:numPr>
        <w:spacing w:beforeAutospacing="1" w:afterAutospacing="1"/>
        <w:rPr>
          <w:rFonts w:eastAsia="Times New Roman"/>
        </w:rPr>
      </w:pPr>
      <w:r w:rsidRPr="00863CF0">
        <w:rPr>
          <w:rFonts w:eastAsia="Times New Roman"/>
        </w:rPr>
        <w:t>Display menu highlights on front page</w:t>
      </w:r>
    </w:p>
    <w:p w14:paraId="321CDCF3" w14:textId="77777777" w:rsidR="00863CF0" w:rsidRDefault="00730261" w:rsidP="00863CF0">
      <w:pPr>
        <w:pStyle w:val="ListParagraph"/>
        <w:numPr>
          <w:ilvl w:val="2"/>
          <w:numId w:val="11"/>
        </w:numPr>
        <w:spacing w:beforeAutospacing="1" w:afterAutospacing="1"/>
        <w:rPr>
          <w:rFonts w:eastAsia="Times New Roman"/>
        </w:rPr>
      </w:pPr>
      <w:r w:rsidRPr="00863CF0">
        <w:rPr>
          <w:rFonts w:eastAsia="Times New Roman"/>
        </w:rPr>
        <w:t>Sliding screen showing various highlights</w:t>
      </w:r>
    </w:p>
    <w:p w14:paraId="623CC841" w14:textId="77777777" w:rsidR="00863CF0" w:rsidRDefault="00730261" w:rsidP="00863CF0">
      <w:pPr>
        <w:pStyle w:val="ListParagraph"/>
        <w:numPr>
          <w:ilvl w:val="2"/>
          <w:numId w:val="11"/>
        </w:numPr>
        <w:spacing w:beforeAutospacing="1" w:afterAutospacing="1"/>
        <w:rPr>
          <w:rFonts w:eastAsia="Times New Roman"/>
        </w:rPr>
      </w:pPr>
      <w:r w:rsidRPr="00863CF0">
        <w:rPr>
          <w:rFonts w:eastAsia="Times New Roman"/>
        </w:rPr>
        <w:t xml:space="preserve">Order now </w:t>
      </w:r>
      <w:proofErr w:type="gramStart"/>
      <w:r w:rsidRPr="00863CF0">
        <w:rPr>
          <w:rFonts w:eastAsia="Times New Roman"/>
        </w:rPr>
        <w:t>link</w:t>
      </w:r>
      <w:proofErr w:type="gramEnd"/>
      <w:r w:rsidRPr="00863CF0">
        <w:rPr>
          <w:rFonts w:eastAsia="Times New Roman"/>
        </w:rPr>
        <w:t xml:space="preserve"> on each sliding page</w:t>
      </w:r>
    </w:p>
    <w:p w14:paraId="11328A02" w14:textId="4AA51CF6" w:rsidR="0C5BDB21" w:rsidRPr="00863CF0" w:rsidRDefault="3F3AD574" w:rsidP="00863CF0">
      <w:pPr>
        <w:pStyle w:val="ListParagraph"/>
        <w:numPr>
          <w:ilvl w:val="1"/>
          <w:numId w:val="11"/>
        </w:numPr>
        <w:spacing w:beforeAutospacing="1" w:afterAutospacing="1"/>
        <w:rPr>
          <w:rFonts w:eastAsia="Times New Roman"/>
        </w:rPr>
      </w:pPr>
      <w:r w:rsidRPr="00863CF0">
        <w:rPr>
          <w:rFonts w:eastAsia="Times New Roman"/>
        </w:rPr>
        <w:t>Prompt users to sign up to begin ordering</w:t>
      </w:r>
    </w:p>
    <w:p w14:paraId="10D87815" w14:textId="77777777" w:rsidR="00297505" w:rsidRDefault="3F3AD574" w:rsidP="00297505">
      <w:pPr>
        <w:pStyle w:val="ListParagraph"/>
        <w:numPr>
          <w:ilvl w:val="0"/>
          <w:numId w:val="4"/>
        </w:numPr>
        <w:spacing w:beforeAutospacing="1" w:afterAutospacing="1"/>
        <w:rPr>
          <w:rFonts w:eastAsia="Times New Roman"/>
        </w:rPr>
      </w:pPr>
      <w:r w:rsidRPr="7C2DAC8B">
        <w:rPr>
          <w:rFonts w:eastAsia="Times New Roman"/>
        </w:rPr>
        <w:t xml:space="preserve">About </w:t>
      </w:r>
      <w:r w:rsidRPr="26D0C4B7">
        <w:rPr>
          <w:rFonts w:eastAsia="Times New Roman"/>
        </w:rPr>
        <w:t>Page</w:t>
      </w:r>
      <w:r w:rsidRPr="48422F12">
        <w:rPr>
          <w:rFonts w:eastAsia="Times New Roman"/>
        </w:rPr>
        <w:t>:</w:t>
      </w:r>
    </w:p>
    <w:p w14:paraId="27D92745" w14:textId="77777777" w:rsidR="00297505" w:rsidRDefault="4FEFE209" w:rsidP="00297505">
      <w:pPr>
        <w:pStyle w:val="ListParagraph"/>
        <w:numPr>
          <w:ilvl w:val="1"/>
          <w:numId w:val="12"/>
        </w:numPr>
        <w:spacing w:beforeAutospacing="1" w:afterAutospacing="1"/>
        <w:rPr>
          <w:rFonts w:eastAsia="Times New Roman"/>
        </w:rPr>
      </w:pPr>
      <w:r w:rsidRPr="00297505">
        <w:rPr>
          <w:rFonts w:eastAsia="Times New Roman"/>
        </w:rPr>
        <w:t>Quick explanation of the restaurant</w:t>
      </w:r>
    </w:p>
    <w:p w14:paraId="203E62F2" w14:textId="77777777" w:rsidR="006101D0" w:rsidRDefault="4FEFE209" w:rsidP="00297505">
      <w:pPr>
        <w:pStyle w:val="ListParagraph"/>
        <w:numPr>
          <w:ilvl w:val="1"/>
          <w:numId w:val="12"/>
        </w:numPr>
        <w:spacing w:beforeAutospacing="1" w:afterAutospacing="1"/>
        <w:rPr>
          <w:rFonts w:eastAsia="Times New Roman"/>
        </w:rPr>
      </w:pPr>
      <w:r w:rsidRPr="00297505">
        <w:rPr>
          <w:rFonts w:eastAsia="Times New Roman"/>
        </w:rPr>
        <w:t xml:space="preserve">Contact </w:t>
      </w:r>
      <w:proofErr w:type="gramStart"/>
      <w:r w:rsidRPr="00297505">
        <w:rPr>
          <w:rFonts w:eastAsia="Times New Roman"/>
        </w:rPr>
        <w:t>us</w:t>
      </w:r>
      <w:proofErr w:type="gramEnd"/>
      <w:r w:rsidRPr="00297505">
        <w:rPr>
          <w:rFonts w:eastAsia="Times New Roman"/>
        </w:rPr>
        <w:t xml:space="preserve"> information providing</w:t>
      </w:r>
      <w:r w:rsidR="00297505">
        <w:rPr>
          <w:rFonts w:eastAsia="Times New Roman"/>
        </w:rPr>
        <w:t xml:space="preserve"> restaurant</w:t>
      </w:r>
      <w:r w:rsidRPr="00297505">
        <w:rPr>
          <w:rFonts w:eastAsia="Times New Roman"/>
        </w:rPr>
        <w:t xml:space="preserve"> email, phone number, address</w:t>
      </w:r>
    </w:p>
    <w:p w14:paraId="5F2E0660" w14:textId="3912C5E3" w:rsidR="0D260B6C" w:rsidRPr="00297505" w:rsidRDefault="3319A445" w:rsidP="00297505">
      <w:pPr>
        <w:pStyle w:val="ListParagraph"/>
        <w:numPr>
          <w:ilvl w:val="1"/>
          <w:numId w:val="12"/>
        </w:numPr>
        <w:spacing w:beforeAutospacing="1" w:afterAutospacing="1"/>
        <w:rPr>
          <w:rFonts w:eastAsia="Times New Roman"/>
        </w:rPr>
      </w:pPr>
      <w:r w:rsidRPr="00297505">
        <w:rPr>
          <w:rFonts w:eastAsia="Times New Roman"/>
        </w:rPr>
        <w:t>Links to social media pages</w:t>
      </w:r>
    </w:p>
    <w:p w14:paraId="09FAD4B5" w14:textId="1BE47056" w:rsidR="006101D0" w:rsidRDefault="3A3FF4D4" w:rsidP="006101D0">
      <w:pPr>
        <w:pStyle w:val="ListParagraph"/>
        <w:numPr>
          <w:ilvl w:val="0"/>
          <w:numId w:val="4"/>
        </w:numPr>
        <w:spacing w:beforeAutospacing="1" w:afterAutospacing="1"/>
        <w:rPr>
          <w:rFonts w:eastAsia="Times New Roman"/>
        </w:rPr>
      </w:pPr>
      <w:r w:rsidRPr="3F9B53CC">
        <w:rPr>
          <w:rFonts w:eastAsia="Times New Roman"/>
        </w:rPr>
        <w:t>Merch Page</w:t>
      </w:r>
      <w:r w:rsidRPr="2004AB56">
        <w:rPr>
          <w:rFonts w:eastAsia="Times New Roman"/>
        </w:rPr>
        <w:t>:</w:t>
      </w:r>
    </w:p>
    <w:p w14:paraId="38577C02" w14:textId="2B197D85" w:rsidR="006101D0" w:rsidRDefault="3A3FF4D4" w:rsidP="006101D0">
      <w:pPr>
        <w:pStyle w:val="ListParagraph"/>
        <w:numPr>
          <w:ilvl w:val="1"/>
          <w:numId w:val="13"/>
        </w:numPr>
        <w:spacing w:beforeAutospacing="1" w:afterAutospacing="1"/>
        <w:rPr>
          <w:rFonts w:eastAsia="Times New Roman"/>
        </w:rPr>
      </w:pPr>
      <w:r w:rsidRPr="006101D0">
        <w:rPr>
          <w:rFonts w:eastAsia="Times New Roman"/>
        </w:rPr>
        <w:t>List of various merchandise that you can add to your cart</w:t>
      </w:r>
    </w:p>
    <w:p w14:paraId="18E0FE8C" w14:textId="0BD60CB7" w:rsidR="007901E3" w:rsidRDefault="007901E3" w:rsidP="007901E3">
      <w:pPr>
        <w:pStyle w:val="ListParagraph"/>
        <w:numPr>
          <w:ilvl w:val="2"/>
          <w:numId w:val="13"/>
        </w:numPr>
        <w:spacing w:beforeAutospacing="1" w:afterAutospacing="1"/>
        <w:rPr>
          <w:rFonts w:eastAsia="Times New Roman"/>
        </w:rPr>
      </w:pPr>
      <w:r>
        <w:rPr>
          <w:rFonts w:eastAsia="Times New Roman"/>
        </w:rPr>
        <w:t>Each item can be configured for size and color</w:t>
      </w:r>
    </w:p>
    <w:p w14:paraId="35C85AF7" w14:textId="5253DE46" w:rsidR="007901E3" w:rsidRDefault="00552E9D" w:rsidP="007901E3">
      <w:pPr>
        <w:pStyle w:val="ListParagraph"/>
        <w:numPr>
          <w:ilvl w:val="2"/>
          <w:numId w:val="13"/>
        </w:numPr>
        <w:spacing w:beforeAutospacing="1" w:afterAutospacing="1"/>
        <w:rPr>
          <w:rFonts w:eastAsia="Times New Roman"/>
        </w:rPr>
      </w:pPr>
      <w:r>
        <w:rPr>
          <w:rFonts w:eastAsia="Times New Roman"/>
        </w:rPr>
        <w:t>Can be added to cart</w:t>
      </w:r>
    </w:p>
    <w:p w14:paraId="7E44A7ED" w14:textId="717E723A" w:rsidR="00552E9D" w:rsidRDefault="00EA1891" w:rsidP="00552E9D">
      <w:pPr>
        <w:pStyle w:val="ListParagraph"/>
        <w:numPr>
          <w:ilvl w:val="0"/>
          <w:numId w:val="4"/>
        </w:numPr>
        <w:spacing w:beforeAutospacing="1" w:afterAutospacing="1"/>
        <w:rPr>
          <w:rFonts w:eastAsia="Times New Roman"/>
        </w:rPr>
      </w:pPr>
      <w:r>
        <w:rPr>
          <w:rFonts w:eastAsia="Times New Roman"/>
        </w:rPr>
        <w:t>C</w:t>
      </w:r>
      <w:r w:rsidR="005C4D2D">
        <w:rPr>
          <w:rFonts w:eastAsia="Times New Roman"/>
        </w:rPr>
        <w:t>art</w:t>
      </w:r>
      <w:r w:rsidR="009D5382">
        <w:rPr>
          <w:rFonts w:eastAsia="Times New Roman"/>
        </w:rPr>
        <w:t xml:space="preserve"> </w:t>
      </w:r>
      <w:r w:rsidR="00036DEE">
        <w:rPr>
          <w:rFonts w:eastAsia="Times New Roman"/>
        </w:rPr>
        <w:t>Pa</w:t>
      </w:r>
      <w:r w:rsidR="00C3735E">
        <w:rPr>
          <w:rFonts w:eastAsia="Times New Roman"/>
        </w:rPr>
        <w:t>ge</w:t>
      </w:r>
      <w:r w:rsidR="0041352B">
        <w:rPr>
          <w:rFonts w:eastAsia="Times New Roman"/>
        </w:rPr>
        <w:t>:</w:t>
      </w:r>
    </w:p>
    <w:p w14:paraId="2E14E529" w14:textId="453C59C5" w:rsidR="00552E9D" w:rsidRDefault="00A73910" w:rsidP="00552E9D">
      <w:pPr>
        <w:pStyle w:val="ListParagraph"/>
        <w:numPr>
          <w:ilvl w:val="1"/>
          <w:numId w:val="14"/>
        </w:numPr>
        <w:spacing w:beforeAutospacing="1" w:afterAutospacing="1"/>
        <w:rPr>
          <w:rFonts w:eastAsia="Times New Roman"/>
        </w:rPr>
      </w:pPr>
      <w:r w:rsidRPr="00552E9D">
        <w:rPr>
          <w:rFonts w:eastAsia="Times New Roman"/>
        </w:rPr>
        <w:t>Di</w:t>
      </w:r>
      <w:r w:rsidR="00307933" w:rsidRPr="00552E9D">
        <w:rPr>
          <w:rFonts w:eastAsia="Times New Roman"/>
        </w:rPr>
        <w:t>splay</w:t>
      </w:r>
      <w:r w:rsidR="009876BC" w:rsidRPr="00552E9D">
        <w:rPr>
          <w:rFonts w:eastAsia="Times New Roman"/>
        </w:rPr>
        <w:t xml:space="preserve"> curren</w:t>
      </w:r>
      <w:r w:rsidR="00EC65B1" w:rsidRPr="00552E9D">
        <w:rPr>
          <w:rFonts w:eastAsia="Times New Roman"/>
        </w:rPr>
        <w:t xml:space="preserve">t </w:t>
      </w:r>
      <w:r w:rsidR="00365D5D" w:rsidRPr="00552E9D">
        <w:rPr>
          <w:rFonts w:eastAsia="Times New Roman"/>
        </w:rPr>
        <w:t xml:space="preserve">list of </w:t>
      </w:r>
      <w:r w:rsidR="00436CBD" w:rsidRPr="00552E9D">
        <w:rPr>
          <w:rFonts w:eastAsia="Times New Roman"/>
        </w:rPr>
        <w:t>it</w:t>
      </w:r>
      <w:r w:rsidR="00A743D8" w:rsidRPr="00552E9D">
        <w:rPr>
          <w:rFonts w:eastAsia="Times New Roman"/>
        </w:rPr>
        <w:t>ems in</w:t>
      </w:r>
      <w:r w:rsidR="007310C3" w:rsidRPr="00552E9D">
        <w:rPr>
          <w:rFonts w:eastAsia="Times New Roman"/>
        </w:rPr>
        <w:t xml:space="preserve"> the ca</w:t>
      </w:r>
      <w:r w:rsidR="00EB6AC1" w:rsidRPr="00552E9D">
        <w:rPr>
          <w:rFonts w:eastAsia="Times New Roman"/>
        </w:rPr>
        <w:t>rt</w:t>
      </w:r>
    </w:p>
    <w:p w14:paraId="32A299B6" w14:textId="5573FD07" w:rsidR="00B3495D" w:rsidRDefault="00EF61B5" w:rsidP="00B3495D">
      <w:pPr>
        <w:pStyle w:val="ListParagraph"/>
        <w:numPr>
          <w:ilvl w:val="1"/>
          <w:numId w:val="14"/>
        </w:numPr>
        <w:spacing w:beforeAutospacing="1" w:afterAutospacing="1"/>
        <w:rPr>
          <w:rFonts w:eastAsia="Times New Roman"/>
        </w:rPr>
      </w:pPr>
      <w:r w:rsidRPr="00552E9D">
        <w:rPr>
          <w:rFonts w:eastAsia="Times New Roman"/>
        </w:rPr>
        <w:t>All</w:t>
      </w:r>
      <w:r w:rsidR="00415CBB" w:rsidRPr="00552E9D">
        <w:rPr>
          <w:rFonts w:eastAsia="Times New Roman"/>
        </w:rPr>
        <w:t xml:space="preserve">ow </w:t>
      </w:r>
      <w:r w:rsidR="00552E9D">
        <w:rPr>
          <w:rFonts w:eastAsia="Times New Roman"/>
        </w:rPr>
        <w:t>editing and removal of cart contents</w:t>
      </w:r>
    </w:p>
    <w:p w14:paraId="16A31515" w14:textId="5969DF53" w:rsidR="00EB6AC1" w:rsidRPr="00B3495D" w:rsidRDefault="000947E2" w:rsidP="00B3495D">
      <w:pPr>
        <w:pStyle w:val="ListParagraph"/>
        <w:numPr>
          <w:ilvl w:val="1"/>
          <w:numId w:val="14"/>
        </w:numPr>
        <w:spacing w:beforeAutospacing="1" w:afterAutospacing="1"/>
        <w:rPr>
          <w:rFonts w:eastAsia="Times New Roman"/>
        </w:rPr>
      </w:pPr>
      <w:r w:rsidRPr="00B3495D">
        <w:rPr>
          <w:rFonts w:eastAsia="Times New Roman"/>
        </w:rPr>
        <w:t xml:space="preserve">If </w:t>
      </w:r>
      <w:r w:rsidR="00612837" w:rsidRPr="00B3495D">
        <w:rPr>
          <w:rFonts w:eastAsia="Times New Roman"/>
        </w:rPr>
        <w:t>ca</w:t>
      </w:r>
      <w:r w:rsidR="00523EC1" w:rsidRPr="00B3495D">
        <w:rPr>
          <w:rFonts w:eastAsia="Times New Roman"/>
        </w:rPr>
        <w:t>rt i</w:t>
      </w:r>
      <w:r w:rsidR="00C663A7" w:rsidRPr="00B3495D">
        <w:rPr>
          <w:rFonts w:eastAsia="Times New Roman"/>
        </w:rPr>
        <w:t>s n</w:t>
      </w:r>
      <w:r w:rsidR="00551725" w:rsidRPr="00B3495D">
        <w:rPr>
          <w:rFonts w:eastAsia="Times New Roman"/>
        </w:rPr>
        <w:t>ot empt</w:t>
      </w:r>
      <w:r w:rsidR="001F278B" w:rsidRPr="00B3495D">
        <w:rPr>
          <w:rFonts w:eastAsia="Times New Roman"/>
        </w:rPr>
        <w:t xml:space="preserve">y, </w:t>
      </w:r>
      <w:r w:rsidR="005B7CFB" w:rsidRPr="00B3495D">
        <w:rPr>
          <w:rFonts w:eastAsia="Times New Roman"/>
        </w:rPr>
        <w:t>show calcu</w:t>
      </w:r>
      <w:r w:rsidR="002F05C4" w:rsidRPr="00B3495D">
        <w:rPr>
          <w:rFonts w:eastAsia="Times New Roman"/>
        </w:rPr>
        <w:t xml:space="preserve">lated </w:t>
      </w:r>
      <w:r w:rsidR="00E220FC" w:rsidRPr="00B3495D">
        <w:rPr>
          <w:rFonts w:eastAsia="Times New Roman"/>
        </w:rPr>
        <w:t>tot</w:t>
      </w:r>
      <w:r w:rsidR="00A6140D" w:rsidRPr="00B3495D">
        <w:rPr>
          <w:rFonts w:eastAsia="Times New Roman"/>
        </w:rPr>
        <w:t>al</w:t>
      </w:r>
      <w:r w:rsidR="00A136ED" w:rsidRPr="00B3495D">
        <w:rPr>
          <w:rFonts w:eastAsia="Times New Roman"/>
        </w:rPr>
        <w:t xml:space="preserve"> </w:t>
      </w:r>
      <w:r w:rsidR="00CB7367" w:rsidRPr="00B3495D">
        <w:rPr>
          <w:rFonts w:eastAsia="Times New Roman"/>
        </w:rPr>
        <w:t>with t</w:t>
      </w:r>
      <w:r w:rsidR="00984DEC" w:rsidRPr="00B3495D">
        <w:rPr>
          <w:rFonts w:eastAsia="Times New Roman"/>
        </w:rPr>
        <w:t>ax</w:t>
      </w:r>
      <w:r w:rsidR="00B63B8D" w:rsidRPr="00B3495D">
        <w:rPr>
          <w:rFonts w:eastAsia="Times New Roman"/>
        </w:rPr>
        <w:t xml:space="preserve"> and </w:t>
      </w:r>
      <w:r w:rsidR="00CC28E5" w:rsidRPr="00B3495D">
        <w:rPr>
          <w:rFonts w:eastAsia="Times New Roman"/>
        </w:rPr>
        <w:t>provide</w:t>
      </w:r>
      <w:r w:rsidR="00B37C8D" w:rsidRPr="00B3495D">
        <w:rPr>
          <w:rFonts w:eastAsia="Times New Roman"/>
        </w:rPr>
        <w:t xml:space="preserve"> a butto</w:t>
      </w:r>
      <w:r w:rsidR="00093655" w:rsidRPr="00B3495D">
        <w:rPr>
          <w:rFonts w:eastAsia="Times New Roman"/>
        </w:rPr>
        <w:t xml:space="preserve">n to </w:t>
      </w:r>
      <w:proofErr w:type="gramStart"/>
      <w:r w:rsidR="00093655" w:rsidRPr="00B3495D">
        <w:rPr>
          <w:rFonts w:eastAsia="Times New Roman"/>
        </w:rPr>
        <w:t>check</w:t>
      </w:r>
      <w:r w:rsidR="00CC7D3D" w:rsidRPr="00B3495D">
        <w:rPr>
          <w:rFonts w:eastAsia="Times New Roman"/>
        </w:rPr>
        <w:t>out</w:t>
      </w:r>
      <w:proofErr w:type="gramEnd"/>
    </w:p>
    <w:p w14:paraId="72B0C14E" w14:textId="4DBBD0DF" w:rsidR="00B3495D" w:rsidRDefault="00F4263B" w:rsidP="00B3495D">
      <w:pPr>
        <w:pStyle w:val="ListParagraph"/>
        <w:numPr>
          <w:ilvl w:val="0"/>
          <w:numId w:val="4"/>
        </w:numPr>
        <w:spacing w:beforeAutospacing="1" w:afterAutospacing="1"/>
        <w:rPr>
          <w:rFonts w:eastAsia="Times New Roman"/>
        </w:rPr>
      </w:pPr>
      <w:r>
        <w:rPr>
          <w:rFonts w:eastAsia="Times New Roman"/>
        </w:rPr>
        <w:t>Chec</w:t>
      </w:r>
      <w:r w:rsidR="004572D3">
        <w:rPr>
          <w:rFonts w:eastAsia="Times New Roman"/>
        </w:rPr>
        <w:t>kout Pa</w:t>
      </w:r>
      <w:r w:rsidR="00802030">
        <w:rPr>
          <w:rFonts w:eastAsia="Times New Roman"/>
        </w:rPr>
        <w:t>ge:</w:t>
      </w:r>
    </w:p>
    <w:p w14:paraId="721D141E" w14:textId="77777777" w:rsidR="00B3495D" w:rsidRDefault="00B3495D" w:rsidP="00B3495D">
      <w:pPr>
        <w:pStyle w:val="ListParagraph"/>
        <w:numPr>
          <w:ilvl w:val="1"/>
          <w:numId w:val="15"/>
        </w:numPr>
        <w:spacing w:beforeAutospacing="1" w:afterAutospacing="1"/>
        <w:rPr>
          <w:rFonts w:eastAsia="Times New Roman"/>
        </w:rPr>
      </w:pPr>
      <w:r>
        <w:rPr>
          <w:rFonts w:eastAsia="Times New Roman"/>
        </w:rPr>
        <w:t xml:space="preserve"> </w:t>
      </w:r>
      <w:r w:rsidR="00E0013D" w:rsidRPr="00B3495D">
        <w:rPr>
          <w:rFonts w:eastAsia="Times New Roman"/>
        </w:rPr>
        <w:t>Enter order type (delivery or pickup)</w:t>
      </w:r>
    </w:p>
    <w:p w14:paraId="0FEE2D56" w14:textId="1385DA2C" w:rsidR="00B3495D" w:rsidRDefault="00224404" w:rsidP="00B3495D">
      <w:pPr>
        <w:pStyle w:val="ListParagraph"/>
        <w:numPr>
          <w:ilvl w:val="1"/>
          <w:numId w:val="15"/>
        </w:numPr>
        <w:spacing w:beforeAutospacing="1" w:afterAutospacing="1"/>
        <w:rPr>
          <w:rFonts w:eastAsia="Times New Roman"/>
        </w:rPr>
      </w:pPr>
      <w:r>
        <w:rPr>
          <w:rFonts w:eastAsia="Times New Roman"/>
        </w:rPr>
        <w:t xml:space="preserve"> </w:t>
      </w:r>
      <w:r w:rsidR="004D2C5F" w:rsidRPr="00B3495D">
        <w:rPr>
          <w:rFonts w:eastAsia="Times New Roman"/>
        </w:rPr>
        <w:t>Pro</w:t>
      </w:r>
      <w:r w:rsidR="00CB1CE1" w:rsidRPr="00B3495D">
        <w:rPr>
          <w:rFonts w:eastAsia="Times New Roman"/>
        </w:rPr>
        <w:t>vide</w:t>
      </w:r>
      <w:r w:rsidR="006069ED" w:rsidRPr="00B3495D">
        <w:rPr>
          <w:rFonts w:eastAsia="Times New Roman"/>
        </w:rPr>
        <w:t xml:space="preserve"> </w:t>
      </w:r>
      <w:r w:rsidR="005C7E58" w:rsidRPr="00B3495D">
        <w:rPr>
          <w:rFonts w:eastAsia="Times New Roman"/>
        </w:rPr>
        <w:t>entire</w:t>
      </w:r>
      <w:r w:rsidR="00DA61E2" w:rsidRPr="00B3495D">
        <w:rPr>
          <w:rFonts w:eastAsia="Times New Roman"/>
        </w:rPr>
        <w:t xml:space="preserve"> total</w:t>
      </w:r>
      <w:r w:rsidR="00B6623C" w:rsidRPr="00B3495D">
        <w:rPr>
          <w:rFonts w:eastAsia="Times New Roman"/>
        </w:rPr>
        <w:t xml:space="preserve"> and </w:t>
      </w:r>
      <w:r w:rsidR="001912DE" w:rsidRPr="00B3495D">
        <w:rPr>
          <w:rFonts w:eastAsia="Times New Roman"/>
        </w:rPr>
        <w:t>pres</w:t>
      </w:r>
      <w:r w:rsidR="00EA0D16" w:rsidRPr="00B3495D">
        <w:rPr>
          <w:rFonts w:eastAsia="Times New Roman"/>
        </w:rPr>
        <w:t>ent th</w:t>
      </w:r>
      <w:r w:rsidR="00840266" w:rsidRPr="00B3495D">
        <w:rPr>
          <w:rFonts w:eastAsia="Times New Roman"/>
        </w:rPr>
        <w:t xml:space="preserve">e user </w:t>
      </w:r>
      <w:r w:rsidR="00FF4C23" w:rsidRPr="00B3495D">
        <w:rPr>
          <w:rFonts w:eastAsia="Times New Roman"/>
        </w:rPr>
        <w:t>to selec</w:t>
      </w:r>
      <w:r w:rsidR="00697A8A" w:rsidRPr="00B3495D">
        <w:rPr>
          <w:rFonts w:eastAsia="Times New Roman"/>
        </w:rPr>
        <w:t xml:space="preserve">t the </w:t>
      </w:r>
      <w:r w:rsidR="00D67B36" w:rsidRPr="00B3495D">
        <w:rPr>
          <w:rFonts w:eastAsia="Times New Roman"/>
        </w:rPr>
        <w:t>pay</w:t>
      </w:r>
      <w:r w:rsidR="002E3026" w:rsidRPr="00B3495D">
        <w:rPr>
          <w:rFonts w:eastAsia="Times New Roman"/>
        </w:rPr>
        <w:t>ment meth</w:t>
      </w:r>
      <w:r w:rsidR="00FC7019" w:rsidRPr="00B3495D">
        <w:rPr>
          <w:rFonts w:eastAsia="Times New Roman"/>
        </w:rPr>
        <w:t>od</w:t>
      </w:r>
    </w:p>
    <w:p w14:paraId="09E98A30" w14:textId="25C96219" w:rsidR="00224404" w:rsidRDefault="00D31CF6" w:rsidP="00224404">
      <w:pPr>
        <w:pStyle w:val="ListParagraph"/>
        <w:numPr>
          <w:ilvl w:val="2"/>
          <w:numId w:val="15"/>
        </w:numPr>
        <w:spacing w:beforeAutospacing="1" w:afterAutospacing="1"/>
        <w:rPr>
          <w:rFonts w:eastAsia="Times New Roman"/>
        </w:rPr>
      </w:pPr>
      <w:r w:rsidRPr="00B3495D">
        <w:rPr>
          <w:rFonts w:eastAsia="Times New Roman"/>
        </w:rPr>
        <w:t xml:space="preserve">If </w:t>
      </w:r>
      <w:r w:rsidR="00F217F1" w:rsidRPr="00B3495D">
        <w:rPr>
          <w:rFonts w:eastAsia="Times New Roman"/>
        </w:rPr>
        <w:t xml:space="preserve">paying </w:t>
      </w:r>
      <w:r w:rsidR="00844AB6" w:rsidRPr="00B3495D">
        <w:rPr>
          <w:rFonts w:eastAsia="Times New Roman"/>
        </w:rPr>
        <w:t>with ca</w:t>
      </w:r>
      <w:r w:rsidR="00AE4C84" w:rsidRPr="00B3495D">
        <w:rPr>
          <w:rFonts w:eastAsia="Times New Roman"/>
        </w:rPr>
        <w:t>rd</w:t>
      </w:r>
    </w:p>
    <w:p w14:paraId="7713562D" w14:textId="77777777" w:rsidR="00081882" w:rsidRDefault="009C32A9" w:rsidP="00625A62">
      <w:pPr>
        <w:pStyle w:val="ListParagraph"/>
        <w:numPr>
          <w:ilvl w:val="3"/>
          <w:numId w:val="15"/>
        </w:numPr>
        <w:spacing w:beforeAutospacing="1" w:afterAutospacing="1"/>
        <w:rPr>
          <w:rFonts w:eastAsia="Times New Roman"/>
        </w:rPr>
      </w:pPr>
      <w:r w:rsidRPr="00224404">
        <w:rPr>
          <w:rFonts w:eastAsia="Times New Roman"/>
        </w:rPr>
        <w:t>If payme</w:t>
      </w:r>
      <w:r w:rsidR="00B67B70" w:rsidRPr="00224404">
        <w:rPr>
          <w:rFonts w:eastAsia="Times New Roman"/>
        </w:rPr>
        <w:t xml:space="preserve">nt </w:t>
      </w:r>
      <w:r w:rsidR="00A1232A" w:rsidRPr="00224404">
        <w:rPr>
          <w:rFonts w:eastAsia="Times New Roman"/>
        </w:rPr>
        <w:t>metho</w:t>
      </w:r>
      <w:r w:rsidR="007E0971" w:rsidRPr="00224404">
        <w:rPr>
          <w:rFonts w:eastAsia="Times New Roman"/>
        </w:rPr>
        <w:t xml:space="preserve">d </w:t>
      </w:r>
      <w:r w:rsidR="00020E5E" w:rsidRPr="00224404">
        <w:rPr>
          <w:rFonts w:eastAsia="Times New Roman"/>
        </w:rPr>
        <w:t>is not</w:t>
      </w:r>
      <w:r w:rsidR="00CD7180" w:rsidRPr="00224404">
        <w:rPr>
          <w:rFonts w:eastAsia="Times New Roman"/>
        </w:rPr>
        <w:t xml:space="preserve"> presen</w:t>
      </w:r>
      <w:r w:rsidR="004042DA" w:rsidRPr="00224404">
        <w:rPr>
          <w:rFonts w:eastAsia="Times New Roman"/>
        </w:rPr>
        <w:t xml:space="preserve">t </w:t>
      </w:r>
      <w:r w:rsidR="00611B29" w:rsidRPr="00224404">
        <w:rPr>
          <w:rFonts w:eastAsia="Times New Roman"/>
        </w:rPr>
        <w:t xml:space="preserve">for user </w:t>
      </w:r>
      <w:r w:rsidR="00FF0A51" w:rsidRPr="00224404">
        <w:rPr>
          <w:rFonts w:eastAsia="Times New Roman"/>
        </w:rPr>
        <w:t>account</w:t>
      </w:r>
      <w:r w:rsidR="008234EE" w:rsidRPr="00224404">
        <w:rPr>
          <w:rFonts w:eastAsia="Times New Roman"/>
        </w:rPr>
        <w:t xml:space="preserve">, </w:t>
      </w:r>
      <w:r w:rsidR="00046811" w:rsidRPr="00224404">
        <w:rPr>
          <w:rFonts w:eastAsia="Times New Roman"/>
        </w:rPr>
        <w:t>a</w:t>
      </w:r>
      <w:r w:rsidR="00B20F36" w:rsidRPr="00224404">
        <w:rPr>
          <w:rFonts w:eastAsia="Times New Roman"/>
        </w:rPr>
        <w:t>dd</w:t>
      </w:r>
      <w:r w:rsidR="003B0604" w:rsidRPr="00224404">
        <w:rPr>
          <w:rFonts w:eastAsia="Times New Roman"/>
        </w:rPr>
        <w:t xml:space="preserve"> one</w:t>
      </w:r>
    </w:p>
    <w:p w14:paraId="74BE5DC3" w14:textId="70F80CE3" w:rsidR="0017482E" w:rsidRDefault="001F5134" w:rsidP="0017482E">
      <w:pPr>
        <w:pStyle w:val="ListParagraph"/>
        <w:numPr>
          <w:ilvl w:val="2"/>
          <w:numId w:val="15"/>
        </w:numPr>
        <w:spacing w:beforeAutospacing="1" w:afterAutospacing="1"/>
        <w:rPr>
          <w:rFonts w:eastAsia="Times New Roman"/>
        </w:rPr>
      </w:pPr>
      <w:r w:rsidRPr="00625A62">
        <w:rPr>
          <w:rFonts w:eastAsia="Times New Roman"/>
        </w:rPr>
        <w:lastRenderedPageBreak/>
        <w:t>If</w:t>
      </w:r>
      <w:r w:rsidR="00597960" w:rsidRPr="00625A62">
        <w:rPr>
          <w:rFonts w:eastAsia="Times New Roman"/>
        </w:rPr>
        <w:t xml:space="preserve"> paying </w:t>
      </w:r>
      <w:r w:rsidR="000D4DBC" w:rsidRPr="00625A62">
        <w:rPr>
          <w:rFonts w:eastAsia="Times New Roman"/>
        </w:rPr>
        <w:t>with ca</w:t>
      </w:r>
      <w:r w:rsidR="00456539" w:rsidRPr="00625A62">
        <w:rPr>
          <w:rFonts w:eastAsia="Times New Roman"/>
        </w:rPr>
        <w:t>sh</w:t>
      </w:r>
    </w:p>
    <w:p w14:paraId="6C9F31CA" w14:textId="77777777" w:rsidR="00C00485" w:rsidRDefault="00F22FE8" w:rsidP="00C00485">
      <w:pPr>
        <w:pStyle w:val="ListParagraph"/>
        <w:numPr>
          <w:ilvl w:val="3"/>
          <w:numId w:val="15"/>
        </w:numPr>
        <w:spacing w:beforeAutospacing="1" w:afterAutospacing="1"/>
        <w:rPr>
          <w:rFonts w:eastAsia="Times New Roman"/>
        </w:rPr>
      </w:pPr>
      <w:r w:rsidRPr="0017482E">
        <w:rPr>
          <w:rFonts w:eastAsia="Times New Roman"/>
        </w:rPr>
        <w:t>Move o</w:t>
      </w:r>
      <w:r w:rsidR="00BB3258" w:rsidRPr="0017482E">
        <w:rPr>
          <w:rFonts w:eastAsia="Times New Roman"/>
        </w:rPr>
        <w:t xml:space="preserve">n to </w:t>
      </w:r>
      <w:r w:rsidR="000B673E" w:rsidRPr="0017482E">
        <w:rPr>
          <w:rFonts w:eastAsia="Times New Roman"/>
        </w:rPr>
        <w:t>final</w:t>
      </w:r>
      <w:r w:rsidR="00807928" w:rsidRPr="0017482E">
        <w:rPr>
          <w:rFonts w:eastAsia="Times New Roman"/>
        </w:rPr>
        <w:t>izin</w:t>
      </w:r>
      <w:r w:rsidR="00A02022" w:rsidRPr="0017482E">
        <w:rPr>
          <w:rFonts w:eastAsia="Times New Roman"/>
        </w:rPr>
        <w:t xml:space="preserve">g </w:t>
      </w:r>
      <w:proofErr w:type="gramStart"/>
      <w:r w:rsidR="00530311" w:rsidRPr="0017482E">
        <w:rPr>
          <w:rFonts w:eastAsia="Times New Roman"/>
        </w:rPr>
        <w:t>orde</w:t>
      </w:r>
      <w:r w:rsidR="00C22A59" w:rsidRPr="0017482E">
        <w:rPr>
          <w:rFonts w:eastAsia="Times New Roman"/>
        </w:rPr>
        <w:t>r</w:t>
      </w:r>
      <w:proofErr w:type="gramEnd"/>
    </w:p>
    <w:p w14:paraId="34966F81" w14:textId="77777777" w:rsidR="00D30B2E" w:rsidRDefault="00D30B2E" w:rsidP="00D30B2E">
      <w:pPr>
        <w:pStyle w:val="ListParagraph"/>
        <w:numPr>
          <w:ilvl w:val="1"/>
          <w:numId w:val="15"/>
        </w:numPr>
        <w:spacing w:beforeAutospacing="1" w:afterAutospacing="1"/>
        <w:rPr>
          <w:rFonts w:eastAsia="Times New Roman"/>
        </w:rPr>
      </w:pPr>
      <w:r>
        <w:rPr>
          <w:rFonts w:eastAsia="Times New Roman"/>
        </w:rPr>
        <w:t xml:space="preserve"> </w:t>
      </w:r>
      <w:r w:rsidR="00397FCD" w:rsidRPr="00C00485">
        <w:rPr>
          <w:rFonts w:eastAsia="Times New Roman"/>
        </w:rPr>
        <w:t>Let</w:t>
      </w:r>
      <w:r w:rsidR="006C567A" w:rsidRPr="00C00485">
        <w:rPr>
          <w:rFonts w:eastAsia="Times New Roman"/>
        </w:rPr>
        <w:t xml:space="preserve"> </w:t>
      </w:r>
      <w:proofErr w:type="gramStart"/>
      <w:r w:rsidR="006C567A" w:rsidRPr="00C00485">
        <w:rPr>
          <w:rFonts w:eastAsia="Times New Roman"/>
        </w:rPr>
        <w:t>custome</w:t>
      </w:r>
      <w:r w:rsidR="00BD20D7" w:rsidRPr="00C00485">
        <w:rPr>
          <w:rFonts w:eastAsia="Times New Roman"/>
        </w:rPr>
        <w:t>r</w:t>
      </w:r>
      <w:proofErr w:type="gramEnd"/>
      <w:r w:rsidR="00BD20D7" w:rsidRPr="00C00485">
        <w:rPr>
          <w:rFonts w:eastAsia="Times New Roman"/>
        </w:rPr>
        <w:t xml:space="preserve"> use rew</w:t>
      </w:r>
      <w:r w:rsidR="00102188" w:rsidRPr="00C00485">
        <w:rPr>
          <w:rFonts w:eastAsia="Times New Roman"/>
        </w:rPr>
        <w:t>ard po</w:t>
      </w:r>
      <w:r w:rsidR="008F7A42" w:rsidRPr="00C00485">
        <w:rPr>
          <w:rFonts w:eastAsia="Times New Roman"/>
        </w:rPr>
        <w:t>ints i</w:t>
      </w:r>
      <w:r w:rsidR="00C74B2D" w:rsidRPr="00C00485">
        <w:rPr>
          <w:rFonts w:eastAsia="Times New Roman"/>
        </w:rPr>
        <w:t>f a</w:t>
      </w:r>
      <w:r w:rsidR="00723824" w:rsidRPr="00C00485">
        <w:rPr>
          <w:rFonts w:eastAsia="Times New Roman"/>
        </w:rPr>
        <w:t>va</w:t>
      </w:r>
      <w:r w:rsidR="00582DA9" w:rsidRPr="00C00485">
        <w:rPr>
          <w:rFonts w:eastAsia="Times New Roman"/>
        </w:rPr>
        <w:t>il</w:t>
      </w:r>
      <w:r w:rsidR="00115E86" w:rsidRPr="00C00485">
        <w:rPr>
          <w:rFonts w:eastAsia="Times New Roman"/>
        </w:rPr>
        <w:t xml:space="preserve">able and </w:t>
      </w:r>
      <w:r w:rsidR="00E0013D" w:rsidRPr="00C00485">
        <w:rPr>
          <w:rFonts w:eastAsia="Times New Roman"/>
        </w:rPr>
        <w:t>eligible</w:t>
      </w:r>
    </w:p>
    <w:p w14:paraId="092B7902" w14:textId="7D13F4AF" w:rsidR="00D30B2E" w:rsidRDefault="00D30B2E" w:rsidP="00D30B2E">
      <w:pPr>
        <w:pStyle w:val="ListParagraph"/>
        <w:numPr>
          <w:ilvl w:val="1"/>
          <w:numId w:val="15"/>
        </w:numPr>
        <w:spacing w:beforeAutospacing="1" w:afterAutospacing="1"/>
        <w:rPr>
          <w:rFonts w:eastAsia="Times New Roman"/>
        </w:rPr>
      </w:pPr>
      <w:r>
        <w:rPr>
          <w:rFonts w:eastAsia="Times New Roman"/>
        </w:rPr>
        <w:t xml:space="preserve"> </w:t>
      </w:r>
      <w:r w:rsidR="00CD717F" w:rsidRPr="00D30B2E">
        <w:rPr>
          <w:rFonts w:eastAsia="Times New Roman"/>
        </w:rPr>
        <w:t>Pla</w:t>
      </w:r>
      <w:r w:rsidR="00F23195" w:rsidRPr="00D30B2E">
        <w:rPr>
          <w:rFonts w:eastAsia="Times New Roman"/>
        </w:rPr>
        <w:t>ce order</w:t>
      </w:r>
      <w:r w:rsidR="00E46E69" w:rsidRPr="00D30B2E">
        <w:rPr>
          <w:rFonts w:eastAsia="Times New Roman"/>
        </w:rPr>
        <w:t xml:space="preserve"> button</w:t>
      </w:r>
      <w:r w:rsidR="00771E01" w:rsidRPr="00D30B2E">
        <w:rPr>
          <w:rFonts w:eastAsia="Times New Roman"/>
        </w:rPr>
        <w:t xml:space="preserve"> </w:t>
      </w:r>
      <w:r w:rsidR="00A44EC4" w:rsidRPr="00D30B2E">
        <w:rPr>
          <w:rFonts w:eastAsia="Times New Roman"/>
        </w:rPr>
        <w:t xml:space="preserve">when all </w:t>
      </w:r>
      <w:r w:rsidR="009D471C" w:rsidRPr="00D30B2E">
        <w:rPr>
          <w:rFonts w:eastAsia="Times New Roman"/>
        </w:rPr>
        <w:t>neces</w:t>
      </w:r>
      <w:r w:rsidR="0002451C" w:rsidRPr="00D30B2E">
        <w:rPr>
          <w:rFonts w:eastAsia="Times New Roman"/>
        </w:rPr>
        <w:t>sary fields are</w:t>
      </w:r>
      <w:r w:rsidR="00724E74" w:rsidRPr="00D30B2E">
        <w:rPr>
          <w:rFonts w:eastAsia="Times New Roman"/>
        </w:rPr>
        <w:t xml:space="preserve"> popu</w:t>
      </w:r>
      <w:r w:rsidR="00A26BE5" w:rsidRPr="00D30B2E">
        <w:rPr>
          <w:rFonts w:eastAsia="Times New Roman"/>
        </w:rPr>
        <w:t>lated</w:t>
      </w:r>
    </w:p>
    <w:p w14:paraId="593A6346" w14:textId="6FF4D1B4" w:rsidR="00D30B2E" w:rsidRDefault="00FE7063" w:rsidP="00D30B2E">
      <w:pPr>
        <w:pStyle w:val="ListParagraph"/>
        <w:numPr>
          <w:ilvl w:val="2"/>
          <w:numId w:val="15"/>
        </w:numPr>
        <w:spacing w:beforeAutospacing="1" w:afterAutospacing="1"/>
        <w:rPr>
          <w:rFonts w:eastAsia="Times New Roman"/>
        </w:rPr>
      </w:pPr>
      <w:r w:rsidRPr="00D30B2E">
        <w:rPr>
          <w:rFonts w:eastAsia="Times New Roman"/>
        </w:rPr>
        <w:t>Verif</w:t>
      </w:r>
      <w:r w:rsidR="009736E6" w:rsidRPr="00D30B2E">
        <w:rPr>
          <w:rFonts w:eastAsia="Times New Roman"/>
        </w:rPr>
        <w:t>y pa</w:t>
      </w:r>
      <w:r w:rsidR="00EB189B" w:rsidRPr="00D30B2E">
        <w:rPr>
          <w:rFonts w:eastAsia="Times New Roman"/>
        </w:rPr>
        <w:t xml:space="preserve">yment </w:t>
      </w:r>
      <w:r w:rsidR="00715232" w:rsidRPr="00D30B2E">
        <w:rPr>
          <w:rFonts w:eastAsia="Times New Roman"/>
        </w:rPr>
        <w:t xml:space="preserve">method </w:t>
      </w:r>
      <w:r w:rsidR="000D00C1" w:rsidRPr="00D30B2E">
        <w:rPr>
          <w:rFonts w:eastAsia="Times New Roman"/>
        </w:rPr>
        <w:t>is present</w:t>
      </w:r>
    </w:p>
    <w:p w14:paraId="0CF2072C" w14:textId="75F26120" w:rsidR="00D30B2E" w:rsidRDefault="001D7849" w:rsidP="00D30B2E">
      <w:pPr>
        <w:pStyle w:val="ListParagraph"/>
        <w:numPr>
          <w:ilvl w:val="2"/>
          <w:numId w:val="15"/>
        </w:numPr>
        <w:spacing w:beforeAutospacing="1" w:afterAutospacing="1"/>
        <w:rPr>
          <w:rFonts w:eastAsia="Times New Roman"/>
        </w:rPr>
      </w:pPr>
      <w:r w:rsidRPr="00D30B2E">
        <w:rPr>
          <w:rFonts w:eastAsia="Times New Roman"/>
        </w:rPr>
        <w:t>Veri</w:t>
      </w:r>
      <w:r w:rsidR="009540D7" w:rsidRPr="00D30B2E">
        <w:rPr>
          <w:rFonts w:eastAsia="Times New Roman"/>
        </w:rPr>
        <w:t xml:space="preserve">fy </w:t>
      </w:r>
      <w:r w:rsidR="004C50ED" w:rsidRPr="00D30B2E">
        <w:rPr>
          <w:rFonts w:eastAsia="Times New Roman"/>
        </w:rPr>
        <w:t>addre</w:t>
      </w:r>
      <w:r w:rsidR="00B27197" w:rsidRPr="00D30B2E">
        <w:rPr>
          <w:rFonts w:eastAsia="Times New Roman"/>
        </w:rPr>
        <w:t xml:space="preserve">ss is </w:t>
      </w:r>
      <w:r w:rsidR="00903164" w:rsidRPr="00D30B2E">
        <w:rPr>
          <w:rFonts w:eastAsia="Times New Roman"/>
        </w:rPr>
        <w:t>valid</w:t>
      </w:r>
      <w:r w:rsidR="00EE25A3" w:rsidRPr="00D30B2E">
        <w:rPr>
          <w:rFonts w:eastAsia="Times New Roman"/>
        </w:rPr>
        <w:t xml:space="preserve"> and w</w:t>
      </w:r>
      <w:r w:rsidR="00AE3B44" w:rsidRPr="00D30B2E">
        <w:rPr>
          <w:rFonts w:eastAsia="Times New Roman"/>
        </w:rPr>
        <w:t>ithin ra</w:t>
      </w:r>
      <w:r w:rsidR="002951DE" w:rsidRPr="00D30B2E">
        <w:rPr>
          <w:rFonts w:eastAsia="Times New Roman"/>
        </w:rPr>
        <w:t>nge</w:t>
      </w:r>
    </w:p>
    <w:p w14:paraId="1695645A" w14:textId="1E467664" w:rsidR="00C16342" w:rsidRDefault="00E0013D" w:rsidP="00C16342">
      <w:pPr>
        <w:pStyle w:val="ListParagraph"/>
        <w:numPr>
          <w:ilvl w:val="2"/>
          <w:numId w:val="15"/>
        </w:numPr>
        <w:spacing w:beforeAutospacing="1" w:afterAutospacing="1"/>
        <w:rPr>
          <w:rFonts w:eastAsia="Times New Roman"/>
        </w:rPr>
      </w:pPr>
      <w:r w:rsidRPr="00D30B2E">
        <w:rPr>
          <w:rFonts w:eastAsia="Times New Roman"/>
        </w:rPr>
        <w:t>Send confirmation email</w:t>
      </w:r>
    </w:p>
    <w:p w14:paraId="16424A51" w14:textId="73F50C38" w:rsidR="00874F99" w:rsidRPr="00C16342" w:rsidRDefault="00C16342" w:rsidP="00C16342">
      <w:pPr>
        <w:pStyle w:val="ListParagraph"/>
        <w:numPr>
          <w:ilvl w:val="1"/>
          <w:numId w:val="15"/>
        </w:numPr>
        <w:spacing w:beforeAutospacing="1" w:afterAutospacing="1"/>
        <w:rPr>
          <w:rFonts w:eastAsia="Times New Roman"/>
        </w:rPr>
      </w:pPr>
      <w:r>
        <w:rPr>
          <w:rFonts w:eastAsia="Times New Roman"/>
        </w:rPr>
        <w:t xml:space="preserve"> </w:t>
      </w:r>
      <w:r w:rsidR="00294505" w:rsidRPr="00C16342">
        <w:rPr>
          <w:rFonts w:eastAsia="Times New Roman"/>
        </w:rPr>
        <w:t>If del</w:t>
      </w:r>
      <w:r w:rsidR="00DF1533" w:rsidRPr="00C16342">
        <w:rPr>
          <w:rFonts w:eastAsia="Times New Roman"/>
        </w:rPr>
        <w:t>ive</w:t>
      </w:r>
      <w:r w:rsidR="00876817" w:rsidRPr="00C16342">
        <w:rPr>
          <w:rFonts w:eastAsia="Times New Roman"/>
        </w:rPr>
        <w:t>ry, p</w:t>
      </w:r>
      <w:r w:rsidR="003D5569" w:rsidRPr="00C16342">
        <w:rPr>
          <w:rFonts w:eastAsia="Times New Roman"/>
        </w:rPr>
        <w:t>romp</w:t>
      </w:r>
      <w:r w:rsidR="004D28A9" w:rsidRPr="00C16342">
        <w:rPr>
          <w:rFonts w:eastAsia="Times New Roman"/>
        </w:rPr>
        <w:t xml:space="preserve">t </w:t>
      </w:r>
      <w:r w:rsidR="00A24079" w:rsidRPr="00C16342">
        <w:rPr>
          <w:rFonts w:eastAsia="Times New Roman"/>
        </w:rPr>
        <w:t>user for</w:t>
      </w:r>
      <w:r w:rsidR="0024470E" w:rsidRPr="00C16342">
        <w:rPr>
          <w:rFonts w:eastAsia="Times New Roman"/>
        </w:rPr>
        <w:t xml:space="preserve"> specifi</w:t>
      </w:r>
      <w:r w:rsidR="00CB1901" w:rsidRPr="00C16342">
        <w:rPr>
          <w:rFonts w:eastAsia="Times New Roman"/>
        </w:rPr>
        <w:t>c deli</w:t>
      </w:r>
      <w:r w:rsidR="000F06DA" w:rsidRPr="00C16342">
        <w:rPr>
          <w:rFonts w:eastAsia="Times New Roman"/>
        </w:rPr>
        <w:t>very instruc</w:t>
      </w:r>
      <w:r w:rsidR="001F6797" w:rsidRPr="00C16342">
        <w:rPr>
          <w:rFonts w:eastAsia="Times New Roman"/>
        </w:rPr>
        <w:t>tions</w:t>
      </w:r>
      <w:r w:rsidR="00E0013D" w:rsidRPr="00C16342">
        <w:rPr>
          <w:rFonts w:eastAsia="Times New Roman"/>
        </w:rPr>
        <w:t>/comments</w:t>
      </w:r>
    </w:p>
    <w:p w14:paraId="429A5B3E" w14:textId="5C6E8071" w:rsidR="00A26BE5" w:rsidRDefault="008F02B8" w:rsidP="00C739BB">
      <w:pPr>
        <w:pStyle w:val="ListParagraph"/>
        <w:numPr>
          <w:ilvl w:val="0"/>
          <w:numId w:val="4"/>
        </w:numPr>
        <w:spacing w:beforeAutospacing="1" w:afterAutospacing="1"/>
        <w:rPr>
          <w:rFonts w:eastAsia="Times New Roman"/>
        </w:rPr>
      </w:pPr>
      <w:r>
        <w:rPr>
          <w:rFonts w:eastAsia="Times New Roman"/>
        </w:rPr>
        <w:t>Customer</w:t>
      </w:r>
      <w:r w:rsidR="000C10EB">
        <w:rPr>
          <w:rFonts w:eastAsia="Times New Roman"/>
        </w:rPr>
        <w:t xml:space="preserve"> </w:t>
      </w:r>
      <w:r w:rsidR="001F1864">
        <w:rPr>
          <w:rFonts w:eastAsia="Times New Roman"/>
        </w:rPr>
        <w:t>Acc</w:t>
      </w:r>
      <w:r w:rsidR="001B3BA8">
        <w:rPr>
          <w:rFonts w:eastAsia="Times New Roman"/>
        </w:rPr>
        <w:t>ount</w:t>
      </w:r>
      <w:r w:rsidR="00995435">
        <w:rPr>
          <w:rFonts w:eastAsia="Times New Roman"/>
        </w:rPr>
        <w:t xml:space="preserve"> </w:t>
      </w:r>
      <w:r w:rsidR="004D7779">
        <w:rPr>
          <w:rFonts w:eastAsia="Times New Roman"/>
        </w:rPr>
        <w:t>Page</w:t>
      </w:r>
      <w:r w:rsidR="00FE7DEB">
        <w:rPr>
          <w:rFonts w:eastAsia="Times New Roman"/>
        </w:rPr>
        <w:t>:</w:t>
      </w:r>
    </w:p>
    <w:p w14:paraId="5753532A" w14:textId="12AD68F2" w:rsidR="003539A7" w:rsidRDefault="00764968" w:rsidP="003539A7">
      <w:pPr>
        <w:pStyle w:val="ListParagraph"/>
        <w:numPr>
          <w:ilvl w:val="1"/>
          <w:numId w:val="16"/>
        </w:numPr>
        <w:spacing w:beforeAutospacing="1" w:afterAutospacing="1"/>
        <w:rPr>
          <w:rFonts w:eastAsia="Times New Roman"/>
        </w:rPr>
      </w:pPr>
      <w:r>
        <w:rPr>
          <w:rFonts w:eastAsia="Times New Roman"/>
        </w:rPr>
        <w:t xml:space="preserve"> </w:t>
      </w:r>
      <w:proofErr w:type="gramStart"/>
      <w:r w:rsidR="003670C4">
        <w:rPr>
          <w:rFonts w:eastAsia="Times New Roman"/>
        </w:rPr>
        <w:t>Shows</w:t>
      </w:r>
      <w:proofErr w:type="gramEnd"/>
      <w:r w:rsidR="00F931DA">
        <w:rPr>
          <w:rFonts w:eastAsia="Times New Roman"/>
        </w:rPr>
        <w:t xml:space="preserve"> users</w:t>
      </w:r>
      <w:r w:rsidR="00044077">
        <w:rPr>
          <w:rFonts w:eastAsia="Times New Roman"/>
        </w:rPr>
        <w:t xml:space="preserve"> their</w:t>
      </w:r>
      <w:r w:rsidR="00944715">
        <w:rPr>
          <w:rFonts w:eastAsia="Times New Roman"/>
        </w:rPr>
        <w:t xml:space="preserve"> pr</w:t>
      </w:r>
      <w:r w:rsidR="00D22971">
        <w:rPr>
          <w:rFonts w:eastAsia="Times New Roman"/>
        </w:rPr>
        <w:t>evi</w:t>
      </w:r>
      <w:r w:rsidR="00765475">
        <w:rPr>
          <w:rFonts w:eastAsia="Times New Roman"/>
        </w:rPr>
        <w:t>ous or</w:t>
      </w:r>
      <w:r w:rsidR="00312C82">
        <w:rPr>
          <w:rFonts w:eastAsia="Times New Roman"/>
        </w:rPr>
        <w:t>ders</w:t>
      </w:r>
    </w:p>
    <w:p w14:paraId="0AE3C472" w14:textId="42890D3D" w:rsidR="003539A7" w:rsidRDefault="00F34F05" w:rsidP="003539A7">
      <w:pPr>
        <w:pStyle w:val="ListParagraph"/>
        <w:numPr>
          <w:ilvl w:val="2"/>
          <w:numId w:val="16"/>
        </w:numPr>
        <w:spacing w:beforeAutospacing="1" w:afterAutospacing="1"/>
        <w:rPr>
          <w:rFonts w:eastAsia="Times New Roman"/>
        </w:rPr>
      </w:pPr>
      <w:r w:rsidRPr="003539A7">
        <w:rPr>
          <w:rFonts w:eastAsia="Times New Roman"/>
        </w:rPr>
        <w:t xml:space="preserve">Option to </w:t>
      </w:r>
      <w:r w:rsidR="003876FE" w:rsidRPr="003539A7">
        <w:rPr>
          <w:rFonts w:eastAsia="Times New Roman"/>
        </w:rPr>
        <w:t>reorde</w:t>
      </w:r>
      <w:r w:rsidR="000630DB" w:rsidRPr="003539A7">
        <w:rPr>
          <w:rFonts w:eastAsia="Times New Roman"/>
        </w:rPr>
        <w:t>r the s</w:t>
      </w:r>
      <w:r w:rsidR="005F2247" w:rsidRPr="003539A7">
        <w:rPr>
          <w:rFonts w:eastAsia="Times New Roman"/>
        </w:rPr>
        <w:t xml:space="preserve">ame </w:t>
      </w:r>
      <w:r w:rsidR="009D2941" w:rsidRPr="003539A7">
        <w:rPr>
          <w:rFonts w:eastAsia="Times New Roman"/>
        </w:rPr>
        <w:t>items</w:t>
      </w:r>
    </w:p>
    <w:p w14:paraId="129FC81D" w14:textId="525BF2CC" w:rsidR="003539A7" w:rsidRDefault="003539A7" w:rsidP="003539A7">
      <w:pPr>
        <w:pStyle w:val="ListParagraph"/>
        <w:numPr>
          <w:ilvl w:val="1"/>
          <w:numId w:val="16"/>
        </w:numPr>
        <w:spacing w:beforeAutospacing="1" w:afterAutospacing="1"/>
        <w:rPr>
          <w:rFonts w:eastAsia="Times New Roman"/>
        </w:rPr>
      </w:pPr>
      <w:r>
        <w:rPr>
          <w:rFonts w:eastAsia="Times New Roman"/>
        </w:rPr>
        <w:t xml:space="preserve"> </w:t>
      </w:r>
      <w:r w:rsidR="00017A52" w:rsidRPr="003539A7">
        <w:rPr>
          <w:rFonts w:eastAsia="Times New Roman"/>
        </w:rPr>
        <w:t>S</w:t>
      </w:r>
      <w:r w:rsidR="00BE08BF" w:rsidRPr="003539A7">
        <w:rPr>
          <w:rFonts w:eastAsia="Times New Roman"/>
        </w:rPr>
        <w:t>etting</w:t>
      </w:r>
      <w:r w:rsidR="00B655DC" w:rsidRPr="003539A7">
        <w:rPr>
          <w:rFonts w:eastAsia="Times New Roman"/>
        </w:rPr>
        <w:t xml:space="preserve">s </w:t>
      </w:r>
      <w:r w:rsidR="00EE18CC" w:rsidRPr="003539A7">
        <w:rPr>
          <w:rFonts w:eastAsia="Times New Roman"/>
        </w:rPr>
        <w:t>sub header</w:t>
      </w:r>
    </w:p>
    <w:p w14:paraId="760BA8FE" w14:textId="7BCC1A4F" w:rsidR="003539A7" w:rsidRDefault="00BE635F" w:rsidP="003539A7">
      <w:pPr>
        <w:pStyle w:val="ListParagraph"/>
        <w:numPr>
          <w:ilvl w:val="2"/>
          <w:numId w:val="16"/>
        </w:numPr>
        <w:spacing w:beforeAutospacing="1" w:afterAutospacing="1"/>
        <w:rPr>
          <w:rFonts w:eastAsia="Times New Roman"/>
        </w:rPr>
      </w:pPr>
      <w:r w:rsidRPr="003539A7">
        <w:rPr>
          <w:rFonts w:eastAsia="Times New Roman"/>
        </w:rPr>
        <w:t>C</w:t>
      </w:r>
      <w:r w:rsidR="00A14AAE" w:rsidRPr="003539A7">
        <w:rPr>
          <w:rFonts w:eastAsia="Times New Roman"/>
        </w:rPr>
        <w:t>ustomer</w:t>
      </w:r>
      <w:r w:rsidR="00F16AC6" w:rsidRPr="003539A7">
        <w:rPr>
          <w:rFonts w:eastAsia="Times New Roman"/>
        </w:rPr>
        <w:t xml:space="preserve"> can </w:t>
      </w:r>
      <w:r w:rsidR="00AF16CA" w:rsidRPr="003539A7">
        <w:rPr>
          <w:rFonts w:eastAsia="Times New Roman"/>
        </w:rPr>
        <w:t>delete a</w:t>
      </w:r>
      <w:r w:rsidR="005C79F2" w:rsidRPr="003539A7">
        <w:rPr>
          <w:rFonts w:eastAsia="Times New Roman"/>
        </w:rPr>
        <w:t>ccount</w:t>
      </w:r>
    </w:p>
    <w:p w14:paraId="432E1F30" w14:textId="1AA0B233" w:rsidR="003539A7" w:rsidRDefault="0063551B" w:rsidP="003539A7">
      <w:pPr>
        <w:pStyle w:val="ListParagraph"/>
        <w:numPr>
          <w:ilvl w:val="2"/>
          <w:numId w:val="16"/>
        </w:numPr>
        <w:spacing w:beforeAutospacing="1" w:afterAutospacing="1"/>
        <w:rPr>
          <w:rFonts w:eastAsia="Times New Roman"/>
        </w:rPr>
      </w:pPr>
      <w:proofErr w:type="gramStart"/>
      <w:r w:rsidRPr="003539A7">
        <w:rPr>
          <w:rFonts w:eastAsia="Times New Roman"/>
        </w:rPr>
        <w:t>Cu</w:t>
      </w:r>
      <w:r w:rsidR="00CD719A" w:rsidRPr="003539A7">
        <w:rPr>
          <w:rFonts w:eastAsia="Times New Roman"/>
        </w:rPr>
        <w:t>stomer</w:t>
      </w:r>
      <w:proofErr w:type="gramEnd"/>
      <w:r w:rsidR="004B5332" w:rsidRPr="003539A7">
        <w:rPr>
          <w:rFonts w:eastAsia="Times New Roman"/>
        </w:rPr>
        <w:t xml:space="preserve"> can u</w:t>
      </w:r>
      <w:r w:rsidR="00FD1A7D" w:rsidRPr="003539A7">
        <w:rPr>
          <w:rFonts w:eastAsia="Times New Roman"/>
        </w:rPr>
        <w:t>pdate thei</w:t>
      </w:r>
      <w:r w:rsidR="00712701" w:rsidRPr="003539A7">
        <w:rPr>
          <w:rFonts w:eastAsia="Times New Roman"/>
        </w:rPr>
        <w:t>r email</w:t>
      </w:r>
      <w:r w:rsidR="00AC7D6B" w:rsidRPr="003539A7">
        <w:rPr>
          <w:rFonts w:eastAsia="Times New Roman"/>
        </w:rPr>
        <w:t xml:space="preserve"> or pass</w:t>
      </w:r>
      <w:r w:rsidR="0070469C" w:rsidRPr="003539A7">
        <w:rPr>
          <w:rFonts w:eastAsia="Times New Roman"/>
        </w:rPr>
        <w:t>word</w:t>
      </w:r>
    </w:p>
    <w:p w14:paraId="3FF8E8FB" w14:textId="77777777" w:rsidR="003539A7" w:rsidRDefault="003539A7" w:rsidP="003539A7">
      <w:pPr>
        <w:pStyle w:val="ListParagraph"/>
        <w:numPr>
          <w:ilvl w:val="1"/>
          <w:numId w:val="16"/>
        </w:numPr>
        <w:spacing w:beforeAutospacing="1" w:afterAutospacing="1"/>
        <w:rPr>
          <w:rFonts w:eastAsia="Times New Roman"/>
        </w:rPr>
      </w:pPr>
      <w:r>
        <w:rPr>
          <w:rFonts w:eastAsia="Times New Roman"/>
        </w:rPr>
        <w:t xml:space="preserve"> </w:t>
      </w:r>
      <w:r w:rsidR="006C4376" w:rsidRPr="003539A7">
        <w:rPr>
          <w:rFonts w:eastAsia="Times New Roman"/>
        </w:rPr>
        <w:t>Show</w:t>
      </w:r>
      <w:r w:rsidR="002C23BB" w:rsidRPr="003539A7">
        <w:rPr>
          <w:rFonts w:eastAsia="Times New Roman"/>
        </w:rPr>
        <w:t xml:space="preserve"> cu</w:t>
      </w:r>
      <w:r w:rsidR="002472B0" w:rsidRPr="003539A7">
        <w:rPr>
          <w:rFonts w:eastAsia="Times New Roman"/>
        </w:rPr>
        <w:t>stomer</w:t>
      </w:r>
      <w:r w:rsidR="00C46071" w:rsidRPr="003539A7">
        <w:rPr>
          <w:rFonts w:eastAsia="Times New Roman"/>
        </w:rPr>
        <w:t xml:space="preserve"> rew</w:t>
      </w:r>
      <w:r w:rsidR="00510C3A" w:rsidRPr="003539A7">
        <w:rPr>
          <w:rFonts w:eastAsia="Times New Roman"/>
        </w:rPr>
        <w:t>ard p</w:t>
      </w:r>
      <w:r w:rsidR="00A31CC0" w:rsidRPr="003539A7">
        <w:rPr>
          <w:rFonts w:eastAsia="Times New Roman"/>
        </w:rPr>
        <w:t>oint</w:t>
      </w:r>
      <w:r w:rsidR="00B577CD" w:rsidRPr="003539A7">
        <w:rPr>
          <w:rFonts w:eastAsia="Times New Roman"/>
        </w:rPr>
        <w:t>s</w:t>
      </w:r>
    </w:p>
    <w:p w14:paraId="530C1D36" w14:textId="2C7E660F" w:rsidR="003539A7" w:rsidRDefault="003539A7" w:rsidP="003539A7">
      <w:pPr>
        <w:pStyle w:val="ListParagraph"/>
        <w:numPr>
          <w:ilvl w:val="1"/>
          <w:numId w:val="16"/>
        </w:numPr>
        <w:spacing w:beforeAutospacing="1" w:afterAutospacing="1"/>
        <w:rPr>
          <w:rFonts w:eastAsia="Times New Roman"/>
        </w:rPr>
      </w:pPr>
      <w:r>
        <w:rPr>
          <w:rFonts w:eastAsia="Times New Roman"/>
        </w:rPr>
        <w:t xml:space="preserve"> </w:t>
      </w:r>
      <w:r w:rsidR="007255BD" w:rsidRPr="003539A7">
        <w:rPr>
          <w:rFonts w:eastAsia="Times New Roman"/>
        </w:rPr>
        <w:t>Infor</w:t>
      </w:r>
      <w:r w:rsidR="004F7743" w:rsidRPr="003539A7">
        <w:rPr>
          <w:rFonts w:eastAsia="Times New Roman"/>
        </w:rPr>
        <w:t>mation</w:t>
      </w:r>
      <w:r w:rsidR="00FF326E" w:rsidRPr="003539A7">
        <w:rPr>
          <w:rFonts w:eastAsia="Times New Roman"/>
        </w:rPr>
        <w:t xml:space="preserve"> sub </w:t>
      </w:r>
      <w:r w:rsidR="00C826F1" w:rsidRPr="003539A7">
        <w:rPr>
          <w:rFonts w:eastAsia="Times New Roman"/>
        </w:rPr>
        <w:t>header</w:t>
      </w:r>
    </w:p>
    <w:p w14:paraId="135F18B2" w14:textId="4D1C45C7" w:rsidR="003539A7" w:rsidRDefault="000C65D7" w:rsidP="003539A7">
      <w:pPr>
        <w:pStyle w:val="ListParagraph"/>
        <w:numPr>
          <w:ilvl w:val="2"/>
          <w:numId w:val="16"/>
        </w:numPr>
        <w:spacing w:beforeAutospacing="1" w:afterAutospacing="1"/>
        <w:rPr>
          <w:rFonts w:eastAsia="Times New Roman"/>
        </w:rPr>
      </w:pPr>
      <w:r w:rsidRPr="003539A7">
        <w:rPr>
          <w:rFonts w:eastAsia="Times New Roman"/>
        </w:rPr>
        <w:t>Customer can add</w:t>
      </w:r>
      <w:r w:rsidR="0072147E" w:rsidRPr="003539A7">
        <w:rPr>
          <w:rFonts w:eastAsia="Times New Roman"/>
        </w:rPr>
        <w:t xml:space="preserve">, </w:t>
      </w:r>
      <w:r w:rsidRPr="003539A7">
        <w:rPr>
          <w:rFonts w:eastAsia="Times New Roman"/>
        </w:rPr>
        <w:t>or remove payment information</w:t>
      </w:r>
    </w:p>
    <w:p w14:paraId="2CB5E489" w14:textId="20BE003B" w:rsidR="003539A7" w:rsidRDefault="002E3644" w:rsidP="003539A7">
      <w:pPr>
        <w:pStyle w:val="ListParagraph"/>
        <w:numPr>
          <w:ilvl w:val="2"/>
          <w:numId w:val="16"/>
        </w:numPr>
        <w:spacing w:beforeAutospacing="1" w:afterAutospacing="1"/>
        <w:rPr>
          <w:rFonts w:eastAsia="Times New Roman"/>
        </w:rPr>
      </w:pPr>
      <w:r w:rsidRPr="003539A7">
        <w:rPr>
          <w:rFonts w:eastAsia="Times New Roman"/>
        </w:rPr>
        <w:t>C</w:t>
      </w:r>
      <w:r w:rsidR="002626E7" w:rsidRPr="003539A7">
        <w:rPr>
          <w:rFonts w:eastAsia="Times New Roman"/>
        </w:rPr>
        <w:t>usto</w:t>
      </w:r>
      <w:r w:rsidR="00E84115" w:rsidRPr="003539A7">
        <w:rPr>
          <w:rFonts w:eastAsia="Times New Roman"/>
        </w:rPr>
        <w:t xml:space="preserve">mer </w:t>
      </w:r>
      <w:r w:rsidR="00A04476" w:rsidRPr="003539A7">
        <w:rPr>
          <w:rFonts w:eastAsia="Times New Roman"/>
        </w:rPr>
        <w:t>can add</w:t>
      </w:r>
      <w:r w:rsidR="0087774C" w:rsidRPr="003539A7">
        <w:rPr>
          <w:rFonts w:eastAsia="Times New Roman"/>
        </w:rPr>
        <w:t>, ed</w:t>
      </w:r>
      <w:r w:rsidR="00C75AF6" w:rsidRPr="003539A7">
        <w:rPr>
          <w:rFonts w:eastAsia="Times New Roman"/>
        </w:rPr>
        <w:t>it, or remove</w:t>
      </w:r>
      <w:r w:rsidR="002D6FDD" w:rsidRPr="003539A7">
        <w:rPr>
          <w:rFonts w:eastAsia="Times New Roman"/>
        </w:rPr>
        <w:t xml:space="preserve"> their </w:t>
      </w:r>
      <w:r w:rsidR="00295D73" w:rsidRPr="003539A7">
        <w:rPr>
          <w:rFonts w:eastAsia="Times New Roman"/>
        </w:rPr>
        <w:t>addr</w:t>
      </w:r>
      <w:r w:rsidR="0072442D" w:rsidRPr="003539A7">
        <w:rPr>
          <w:rFonts w:eastAsia="Times New Roman"/>
        </w:rPr>
        <w:t>ess</w:t>
      </w:r>
    </w:p>
    <w:p w14:paraId="79410915" w14:textId="76C74E0C" w:rsidR="007B788B" w:rsidRPr="003539A7" w:rsidRDefault="0005430E" w:rsidP="003539A7">
      <w:pPr>
        <w:pStyle w:val="ListParagraph"/>
        <w:numPr>
          <w:ilvl w:val="2"/>
          <w:numId w:val="16"/>
        </w:numPr>
        <w:spacing w:beforeAutospacing="1" w:afterAutospacing="1"/>
        <w:rPr>
          <w:rFonts w:eastAsia="Times New Roman"/>
        </w:rPr>
      </w:pPr>
      <w:r w:rsidRPr="003539A7">
        <w:rPr>
          <w:rFonts w:eastAsia="Times New Roman"/>
        </w:rPr>
        <w:t>Custom</w:t>
      </w:r>
      <w:r w:rsidR="0049332B" w:rsidRPr="003539A7">
        <w:rPr>
          <w:rFonts w:eastAsia="Times New Roman"/>
        </w:rPr>
        <w:t xml:space="preserve">er can edit </w:t>
      </w:r>
      <w:proofErr w:type="gramStart"/>
      <w:r w:rsidR="00D04FD9" w:rsidRPr="003539A7">
        <w:rPr>
          <w:rFonts w:eastAsia="Times New Roman"/>
        </w:rPr>
        <w:t>name</w:t>
      </w:r>
      <w:proofErr w:type="gramEnd"/>
    </w:p>
    <w:p w14:paraId="72988F2B" w14:textId="34C15E07" w:rsidR="003539A7" w:rsidRDefault="00226B55" w:rsidP="003539A7">
      <w:pPr>
        <w:pStyle w:val="ListParagraph"/>
        <w:numPr>
          <w:ilvl w:val="0"/>
          <w:numId w:val="4"/>
        </w:numPr>
        <w:spacing w:beforeAutospacing="1" w:afterAutospacing="1"/>
        <w:rPr>
          <w:rFonts w:eastAsia="Times New Roman"/>
        </w:rPr>
      </w:pPr>
      <w:r>
        <w:rPr>
          <w:rFonts w:eastAsia="Times New Roman"/>
        </w:rPr>
        <w:t>Re</w:t>
      </w:r>
      <w:r w:rsidR="0093133D">
        <w:rPr>
          <w:rFonts w:eastAsia="Times New Roman"/>
        </w:rPr>
        <w:t>c</w:t>
      </w:r>
      <w:r w:rsidR="00A06F6F">
        <w:rPr>
          <w:rFonts w:eastAsia="Times New Roman"/>
        </w:rPr>
        <w:t xml:space="preserve">eipt </w:t>
      </w:r>
      <w:r w:rsidR="00B201BA">
        <w:rPr>
          <w:rFonts w:eastAsia="Times New Roman"/>
        </w:rPr>
        <w:t>M</w:t>
      </w:r>
      <w:r w:rsidR="000853A0">
        <w:rPr>
          <w:rFonts w:eastAsia="Times New Roman"/>
        </w:rPr>
        <w:t>anager</w:t>
      </w:r>
      <w:r w:rsidR="0037166C">
        <w:rPr>
          <w:rFonts w:eastAsia="Times New Roman"/>
        </w:rPr>
        <w:t>:</w:t>
      </w:r>
    </w:p>
    <w:p w14:paraId="41CE5DDC" w14:textId="081E2126" w:rsidR="003539A7" w:rsidRDefault="003539A7" w:rsidP="003539A7">
      <w:pPr>
        <w:pStyle w:val="ListParagraph"/>
        <w:numPr>
          <w:ilvl w:val="1"/>
          <w:numId w:val="17"/>
        </w:numPr>
        <w:spacing w:beforeAutospacing="1" w:afterAutospacing="1"/>
        <w:rPr>
          <w:rFonts w:eastAsia="Times New Roman"/>
        </w:rPr>
      </w:pPr>
      <w:r>
        <w:rPr>
          <w:rFonts w:eastAsia="Times New Roman"/>
        </w:rPr>
        <w:t xml:space="preserve"> </w:t>
      </w:r>
      <w:r w:rsidR="00F331BB" w:rsidRPr="003539A7">
        <w:rPr>
          <w:rFonts w:eastAsia="Times New Roman"/>
        </w:rPr>
        <w:t>Creat</w:t>
      </w:r>
      <w:r w:rsidR="00106B1B" w:rsidRPr="003539A7">
        <w:rPr>
          <w:rFonts w:eastAsia="Times New Roman"/>
        </w:rPr>
        <w:t>e n</w:t>
      </w:r>
      <w:r w:rsidR="00C62BA8" w:rsidRPr="003539A7">
        <w:rPr>
          <w:rFonts w:eastAsia="Times New Roman"/>
        </w:rPr>
        <w:t>ew rec</w:t>
      </w:r>
      <w:r w:rsidR="001A704D" w:rsidRPr="003539A7">
        <w:rPr>
          <w:rFonts w:eastAsia="Times New Roman"/>
        </w:rPr>
        <w:t>ei</w:t>
      </w:r>
      <w:r w:rsidR="00834748" w:rsidRPr="003539A7">
        <w:rPr>
          <w:rFonts w:eastAsia="Times New Roman"/>
        </w:rPr>
        <w:t xml:space="preserve">pts </w:t>
      </w:r>
      <w:r w:rsidR="00E24571" w:rsidRPr="003539A7">
        <w:rPr>
          <w:rFonts w:eastAsia="Times New Roman"/>
        </w:rPr>
        <w:t>for c</w:t>
      </w:r>
      <w:r w:rsidR="00000C00" w:rsidRPr="003539A7">
        <w:rPr>
          <w:rFonts w:eastAsia="Times New Roman"/>
        </w:rPr>
        <w:t>ustomer or</w:t>
      </w:r>
      <w:r w:rsidR="002E112F" w:rsidRPr="003539A7">
        <w:rPr>
          <w:rFonts w:eastAsia="Times New Roman"/>
        </w:rPr>
        <w:t>ders</w:t>
      </w:r>
    </w:p>
    <w:p w14:paraId="0276123A" w14:textId="31AFDEA0" w:rsidR="003539A7" w:rsidRDefault="00A52436" w:rsidP="003539A7">
      <w:pPr>
        <w:pStyle w:val="ListParagraph"/>
        <w:numPr>
          <w:ilvl w:val="2"/>
          <w:numId w:val="17"/>
        </w:numPr>
        <w:spacing w:beforeAutospacing="1" w:afterAutospacing="1"/>
        <w:rPr>
          <w:rFonts w:eastAsia="Times New Roman"/>
        </w:rPr>
      </w:pPr>
      <w:r w:rsidRPr="003539A7">
        <w:rPr>
          <w:rFonts w:eastAsia="Times New Roman"/>
        </w:rPr>
        <w:t>Cu</w:t>
      </w:r>
      <w:r w:rsidR="00901F54" w:rsidRPr="003539A7">
        <w:rPr>
          <w:rFonts w:eastAsia="Times New Roman"/>
        </w:rPr>
        <w:t xml:space="preserve">stomer </w:t>
      </w:r>
      <w:r w:rsidR="009E35A1" w:rsidRPr="003539A7">
        <w:rPr>
          <w:rFonts w:eastAsia="Times New Roman"/>
        </w:rPr>
        <w:t xml:space="preserve">phone </w:t>
      </w:r>
      <w:r w:rsidR="005A25C8" w:rsidRPr="003539A7">
        <w:rPr>
          <w:rFonts w:eastAsia="Times New Roman"/>
        </w:rPr>
        <w:t>number an</w:t>
      </w:r>
      <w:r w:rsidR="00D33074" w:rsidRPr="003539A7">
        <w:rPr>
          <w:rFonts w:eastAsia="Times New Roman"/>
        </w:rPr>
        <w:t>d name</w:t>
      </w:r>
    </w:p>
    <w:p w14:paraId="68AC63BF" w14:textId="7822C964" w:rsidR="003539A7" w:rsidRDefault="00732414" w:rsidP="003539A7">
      <w:pPr>
        <w:pStyle w:val="ListParagraph"/>
        <w:numPr>
          <w:ilvl w:val="2"/>
          <w:numId w:val="17"/>
        </w:numPr>
        <w:spacing w:beforeAutospacing="1" w:afterAutospacing="1"/>
        <w:rPr>
          <w:rFonts w:eastAsia="Times New Roman"/>
        </w:rPr>
      </w:pPr>
      <w:r w:rsidRPr="003539A7">
        <w:rPr>
          <w:rFonts w:eastAsia="Times New Roman"/>
        </w:rPr>
        <w:t>Li</w:t>
      </w:r>
      <w:r w:rsidR="00E31234" w:rsidRPr="003539A7">
        <w:rPr>
          <w:rFonts w:eastAsia="Times New Roman"/>
        </w:rPr>
        <w:t>st item</w:t>
      </w:r>
      <w:r w:rsidR="00484B1B" w:rsidRPr="003539A7">
        <w:rPr>
          <w:rFonts w:eastAsia="Times New Roman"/>
        </w:rPr>
        <w:t>s purcha</w:t>
      </w:r>
      <w:r w:rsidR="00E53F92" w:rsidRPr="003539A7">
        <w:rPr>
          <w:rFonts w:eastAsia="Times New Roman"/>
        </w:rPr>
        <w:t>sed</w:t>
      </w:r>
    </w:p>
    <w:p w14:paraId="4D084498" w14:textId="207CD609" w:rsidR="003539A7" w:rsidRDefault="003B129A" w:rsidP="003539A7">
      <w:pPr>
        <w:pStyle w:val="ListParagraph"/>
        <w:numPr>
          <w:ilvl w:val="2"/>
          <w:numId w:val="17"/>
        </w:numPr>
        <w:spacing w:beforeAutospacing="1" w:afterAutospacing="1"/>
        <w:rPr>
          <w:rFonts w:eastAsia="Times New Roman"/>
        </w:rPr>
      </w:pPr>
      <w:r w:rsidRPr="003539A7">
        <w:rPr>
          <w:rFonts w:eastAsia="Times New Roman"/>
        </w:rPr>
        <w:t>Or</w:t>
      </w:r>
      <w:r w:rsidR="00CE4845" w:rsidRPr="003539A7">
        <w:rPr>
          <w:rFonts w:eastAsia="Times New Roman"/>
        </w:rPr>
        <w:t>der type</w:t>
      </w:r>
      <w:r w:rsidR="00B31B48" w:rsidRPr="003539A7">
        <w:rPr>
          <w:rFonts w:eastAsia="Times New Roman"/>
        </w:rPr>
        <w:t xml:space="preserve"> </w:t>
      </w:r>
      <w:r w:rsidR="00105400" w:rsidRPr="003539A7">
        <w:rPr>
          <w:rFonts w:eastAsia="Times New Roman"/>
        </w:rPr>
        <w:t>(picku</w:t>
      </w:r>
      <w:r w:rsidR="000044CC" w:rsidRPr="003539A7">
        <w:rPr>
          <w:rFonts w:eastAsia="Times New Roman"/>
        </w:rPr>
        <w:t>p or del</w:t>
      </w:r>
      <w:r w:rsidR="00136815" w:rsidRPr="003539A7">
        <w:rPr>
          <w:rFonts w:eastAsia="Times New Roman"/>
        </w:rPr>
        <w:t>ivery</w:t>
      </w:r>
      <w:r w:rsidR="000930BB" w:rsidRPr="003539A7">
        <w:rPr>
          <w:rFonts w:eastAsia="Times New Roman"/>
        </w:rPr>
        <w:t>)</w:t>
      </w:r>
    </w:p>
    <w:p w14:paraId="74BAD236" w14:textId="12A3CA33" w:rsidR="003539A7" w:rsidRDefault="001E5645" w:rsidP="003539A7">
      <w:pPr>
        <w:pStyle w:val="ListParagraph"/>
        <w:numPr>
          <w:ilvl w:val="2"/>
          <w:numId w:val="17"/>
        </w:numPr>
        <w:spacing w:beforeAutospacing="1" w:afterAutospacing="1"/>
        <w:rPr>
          <w:rFonts w:eastAsia="Times New Roman"/>
        </w:rPr>
      </w:pPr>
      <w:r w:rsidRPr="003539A7">
        <w:rPr>
          <w:rFonts w:eastAsia="Times New Roman"/>
        </w:rPr>
        <w:t>Am</w:t>
      </w:r>
      <w:r w:rsidR="00BB0FF2" w:rsidRPr="003539A7">
        <w:rPr>
          <w:rFonts w:eastAsia="Times New Roman"/>
        </w:rPr>
        <w:t xml:space="preserve">ount </w:t>
      </w:r>
      <w:r w:rsidR="00123C5C" w:rsidRPr="003539A7">
        <w:rPr>
          <w:rFonts w:eastAsia="Times New Roman"/>
        </w:rPr>
        <w:t>due</w:t>
      </w:r>
    </w:p>
    <w:p w14:paraId="0AB9923B" w14:textId="3FDA4F69" w:rsidR="003539A7" w:rsidRDefault="002B0180" w:rsidP="003539A7">
      <w:pPr>
        <w:pStyle w:val="ListParagraph"/>
        <w:numPr>
          <w:ilvl w:val="2"/>
          <w:numId w:val="17"/>
        </w:numPr>
        <w:spacing w:beforeAutospacing="1" w:afterAutospacing="1"/>
        <w:rPr>
          <w:rFonts w:eastAsia="Times New Roman"/>
        </w:rPr>
      </w:pPr>
      <w:r w:rsidRPr="003539A7">
        <w:rPr>
          <w:rFonts w:eastAsia="Times New Roman"/>
        </w:rPr>
        <w:t>Pay</w:t>
      </w:r>
      <w:r w:rsidR="009F685B" w:rsidRPr="003539A7">
        <w:rPr>
          <w:rFonts w:eastAsia="Times New Roman"/>
        </w:rPr>
        <w:t>ment typ</w:t>
      </w:r>
      <w:r w:rsidR="007D0478" w:rsidRPr="003539A7">
        <w:rPr>
          <w:rFonts w:eastAsia="Times New Roman"/>
        </w:rPr>
        <w:t>e</w:t>
      </w:r>
      <w:r w:rsidR="00B942B0" w:rsidRPr="003539A7">
        <w:rPr>
          <w:rFonts w:eastAsia="Times New Roman"/>
        </w:rPr>
        <w:t xml:space="preserve"> (</w:t>
      </w:r>
      <w:r w:rsidR="00424C25" w:rsidRPr="003539A7">
        <w:rPr>
          <w:rFonts w:eastAsia="Times New Roman"/>
        </w:rPr>
        <w:t>cash o</w:t>
      </w:r>
      <w:r w:rsidR="00A1568D" w:rsidRPr="003539A7">
        <w:rPr>
          <w:rFonts w:eastAsia="Times New Roman"/>
        </w:rPr>
        <w:t>r card</w:t>
      </w:r>
      <w:r w:rsidR="00EA20BA" w:rsidRPr="003539A7">
        <w:rPr>
          <w:rFonts w:eastAsia="Times New Roman"/>
        </w:rPr>
        <w:t>)</w:t>
      </w:r>
    </w:p>
    <w:p w14:paraId="564E7303" w14:textId="465C5E05" w:rsidR="00BA739A" w:rsidRPr="003539A7" w:rsidRDefault="003539A7" w:rsidP="003539A7">
      <w:pPr>
        <w:pStyle w:val="ListParagraph"/>
        <w:numPr>
          <w:ilvl w:val="1"/>
          <w:numId w:val="17"/>
        </w:numPr>
        <w:spacing w:beforeAutospacing="1" w:afterAutospacing="1"/>
        <w:rPr>
          <w:rFonts w:eastAsia="Times New Roman"/>
        </w:rPr>
      </w:pPr>
      <w:r>
        <w:rPr>
          <w:rFonts w:eastAsia="Times New Roman"/>
        </w:rPr>
        <w:t xml:space="preserve"> </w:t>
      </w:r>
      <w:r w:rsidR="00114103" w:rsidRPr="003539A7">
        <w:rPr>
          <w:rFonts w:eastAsia="Times New Roman"/>
        </w:rPr>
        <w:t>R</w:t>
      </w:r>
      <w:r w:rsidR="009E6339" w:rsidRPr="003539A7">
        <w:rPr>
          <w:rFonts w:eastAsia="Times New Roman"/>
        </w:rPr>
        <w:t>eca</w:t>
      </w:r>
      <w:r w:rsidR="00114103" w:rsidRPr="003539A7">
        <w:rPr>
          <w:rFonts w:eastAsia="Times New Roman"/>
        </w:rPr>
        <w:t xml:space="preserve">ll past </w:t>
      </w:r>
      <w:r w:rsidR="006F5093" w:rsidRPr="003539A7">
        <w:rPr>
          <w:rFonts w:eastAsia="Times New Roman"/>
        </w:rPr>
        <w:t>order r</w:t>
      </w:r>
      <w:r w:rsidR="007B6D2E" w:rsidRPr="003539A7">
        <w:rPr>
          <w:rFonts w:eastAsia="Times New Roman"/>
        </w:rPr>
        <w:t>eceip</w:t>
      </w:r>
      <w:r w:rsidR="003326CF" w:rsidRPr="003539A7">
        <w:rPr>
          <w:rFonts w:eastAsia="Times New Roman"/>
        </w:rPr>
        <w:t>ts</w:t>
      </w:r>
    </w:p>
    <w:p w14:paraId="3B1C1913" w14:textId="0AF00282" w:rsidR="00FB5ABA" w:rsidRDefault="00424635" w:rsidP="00FB5ABA">
      <w:pPr>
        <w:pStyle w:val="ListParagraph"/>
        <w:numPr>
          <w:ilvl w:val="0"/>
          <w:numId w:val="4"/>
        </w:numPr>
        <w:spacing w:beforeAutospacing="1" w:afterAutospacing="1"/>
        <w:rPr>
          <w:rFonts w:eastAsia="Times New Roman"/>
        </w:rPr>
      </w:pPr>
      <w:r>
        <w:rPr>
          <w:rFonts w:eastAsia="Times New Roman"/>
        </w:rPr>
        <w:t>Employee</w:t>
      </w:r>
      <w:r w:rsidR="004C3ECD">
        <w:rPr>
          <w:rFonts w:eastAsia="Times New Roman"/>
        </w:rPr>
        <w:t xml:space="preserve"> Dashboard:</w:t>
      </w:r>
    </w:p>
    <w:p w14:paraId="29F73F34" w14:textId="44F057BF" w:rsidR="00297E6A" w:rsidRDefault="00924CC8" w:rsidP="00297E6A">
      <w:pPr>
        <w:pStyle w:val="ListParagraph"/>
        <w:numPr>
          <w:ilvl w:val="1"/>
          <w:numId w:val="18"/>
        </w:numPr>
        <w:spacing w:beforeAutospacing="1" w:afterAutospacing="1"/>
        <w:rPr>
          <w:rFonts w:eastAsia="Times New Roman"/>
        </w:rPr>
      </w:pPr>
      <w:r>
        <w:rPr>
          <w:rFonts w:eastAsia="Times New Roman"/>
        </w:rPr>
        <w:t xml:space="preserve"> </w:t>
      </w:r>
      <w:r w:rsidR="00407D33" w:rsidRPr="00FB5ABA">
        <w:rPr>
          <w:rFonts w:eastAsia="Times New Roman"/>
        </w:rPr>
        <w:t>Provide</w:t>
      </w:r>
      <w:r w:rsidR="00F760FE" w:rsidRPr="00FB5ABA">
        <w:rPr>
          <w:rFonts w:eastAsia="Times New Roman"/>
        </w:rPr>
        <w:t>s</w:t>
      </w:r>
      <w:r w:rsidR="00424635" w:rsidRPr="00FB5ABA">
        <w:rPr>
          <w:rFonts w:eastAsia="Times New Roman"/>
        </w:rPr>
        <w:t xml:space="preserve"> info on current orders</w:t>
      </w:r>
    </w:p>
    <w:p w14:paraId="4786B9EB" w14:textId="77777777" w:rsid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424635" w:rsidRPr="00297E6A">
        <w:rPr>
          <w:rFonts w:eastAsia="Times New Roman"/>
        </w:rPr>
        <w:t xml:space="preserve">Provides information </w:t>
      </w:r>
      <w:r w:rsidR="00CF54FF" w:rsidRPr="00297E6A">
        <w:rPr>
          <w:rFonts w:eastAsia="Times New Roman"/>
        </w:rPr>
        <w:t xml:space="preserve">on </w:t>
      </w:r>
      <w:r w:rsidR="00FC5497" w:rsidRPr="00297E6A">
        <w:rPr>
          <w:rFonts w:eastAsia="Times New Roman"/>
        </w:rPr>
        <w:t>inventory numbers</w:t>
      </w:r>
    </w:p>
    <w:p w14:paraId="6C8A9516" w14:textId="5EBA4076" w:rsid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D035D0" w:rsidRPr="00297E6A">
        <w:rPr>
          <w:rFonts w:eastAsia="Times New Roman"/>
        </w:rPr>
        <w:t>Time</w:t>
      </w:r>
      <w:r w:rsidR="007F35B7" w:rsidRPr="00297E6A">
        <w:rPr>
          <w:rFonts w:eastAsia="Times New Roman"/>
        </w:rPr>
        <w:t>sheet manager</w:t>
      </w:r>
    </w:p>
    <w:p w14:paraId="69893EA6" w14:textId="1059C2ED" w:rsidR="00297E6A" w:rsidRDefault="00BA7B9B" w:rsidP="00297E6A">
      <w:pPr>
        <w:pStyle w:val="ListParagraph"/>
        <w:numPr>
          <w:ilvl w:val="2"/>
          <w:numId w:val="18"/>
        </w:numPr>
        <w:spacing w:beforeAutospacing="1" w:afterAutospacing="1"/>
        <w:rPr>
          <w:rFonts w:eastAsia="Times New Roman"/>
        </w:rPr>
      </w:pPr>
      <w:r w:rsidRPr="00297E6A">
        <w:rPr>
          <w:rFonts w:eastAsia="Times New Roman"/>
        </w:rPr>
        <w:t>Clock in</w:t>
      </w:r>
      <w:r w:rsidR="00FE2DB6" w:rsidRPr="00297E6A">
        <w:rPr>
          <w:rFonts w:eastAsia="Times New Roman"/>
        </w:rPr>
        <w:t>/Clock Out</w:t>
      </w:r>
    </w:p>
    <w:p w14:paraId="7E221373" w14:textId="3BA490EC" w:rsidR="00297E6A" w:rsidRDefault="00687AA1" w:rsidP="00297E6A">
      <w:pPr>
        <w:pStyle w:val="ListParagraph"/>
        <w:numPr>
          <w:ilvl w:val="2"/>
          <w:numId w:val="18"/>
        </w:numPr>
        <w:spacing w:beforeAutospacing="1" w:afterAutospacing="1"/>
        <w:rPr>
          <w:rFonts w:eastAsia="Times New Roman"/>
        </w:rPr>
      </w:pPr>
      <w:r w:rsidRPr="00297E6A">
        <w:rPr>
          <w:rFonts w:eastAsia="Times New Roman"/>
        </w:rPr>
        <w:t xml:space="preserve">Request </w:t>
      </w:r>
      <w:r w:rsidR="008364FC" w:rsidRPr="00297E6A">
        <w:rPr>
          <w:rFonts w:eastAsia="Times New Roman"/>
        </w:rPr>
        <w:t>Time Off</w:t>
      </w:r>
    </w:p>
    <w:p w14:paraId="1E13A5E4" w14:textId="155ABDAE" w:rsidR="00297E6A" w:rsidRDefault="00592103" w:rsidP="00297E6A">
      <w:pPr>
        <w:pStyle w:val="ListParagraph"/>
        <w:numPr>
          <w:ilvl w:val="2"/>
          <w:numId w:val="18"/>
        </w:numPr>
        <w:spacing w:beforeAutospacing="1" w:afterAutospacing="1"/>
        <w:rPr>
          <w:rFonts w:eastAsia="Times New Roman"/>
        </w:rPr>
      </w:pPr>
      <w:r w:rsidRPr="00297E6A">
        <w:rPr>
          <w:rFonts w:eastAsia="Times New Roman"/>
        </w:rPr>
        <w:t>Show</w:t>
      </w:r>
      <w:r w:rsidR="00F325B6" w:rsidRPr="00297E6A">
        <w:rPr>
          <w:rFonts w:eastAsia="Times New Roman"/>
        </w:rPr>
        <w:t xml:space="preserve"> PTO</w:t>
      </w:r>
    </w:p>
    <w:p w14:paraId="4ACF0BFA" w14:textId="77777777" w:rsid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0B01A3" w:rsidRPr="00297E6A">
        <w:rPr>
          <w:rFonts w:eastAsia="Times New Roman"/>
        </w:rPr>
        <w:t>Announcements</w:t>
      </w:r>
    </w:p>
    <w:p w14:paraId="4AA3B702" w14:textId="77777777" w:rsid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193F0A" w:rsidRPr="00297E6A">
        <w:rPr>
          <w:rFonts w:eastAsia="Times New Roman"/>
        </w:rPr>
        <w:t>Shift Schedule</w:t>
      </w:r>
    </w:p>
    <w:p w14:paraId="6763C260" w14:textId="77777777" w:rsid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5425BE" w:rsidRPr="00297E6A">
        <w:rPr>
          <w:rFonts w:eastAsia="Times New Roman"/>
        </w:rPr>
        <w:t>View special tasks</w:t>
      </w:r>
    </w:p>
    <w:p w14:paraId="7037EC65" w14:textId="2A47DFF0" w:rsid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F167D8" w:rsidRPr="00297E6A">
        <w:rPr>
          <w:rFonts w:eastAsia="Times New Roman"/>
        </w:rPr>
        <w:t>Settings</w:t>
      </w:r>
      <w:r w:rsidR="0012353F" w:rsidRPr="00297E6A">
        <w:rPr>
          <w:rFonts w:eastAsia="Times New Roman"/>
        </w:rPr>
        <w:t xml:space="preserve"> &amp; Preferences</w:t>
      </w:r>
    </w:p>
    <w:p w14:paraId="7A2005EF" w14:textId="70D97323" w:rsidR="00297E6A" w:rsidRDefault="00A74B5D" w:rsidP="00297E6A">
      <w:pPr>
        <w:pStyle w:val="ListParagraph"/>
        <w:numPr>
          <w:ilvl w:val="2"/>
          <w:numId w:val="18"/>
        </w:numPr>
        <w:spacing w:beforeAutospacing="1" w:afterAutospacing="1"/>
        <w:rPr>
          <w:rFonts w:eastAsia="Times New Roman"/>
        </w:rPr>
      </w:pPr>
      <w:r w:rsidRPr="00297E6A">
        <w:rPr>
          <w:rFonts w:eastAsia="Times New Roman"/>
        </w:rPr>
        <w:t>Address modification</w:t>
      </w:r>
    </w:p>
    <w:p w14:paraId="17FD163E" w14:textId="042690A4" w:rsidR="00297E6A" w:rsidRDefault="007B4BE0" w:rsidP="00297E6A">
      <w:pPr>
        <w:pStyle w:val="ListParagraph"/>
        <w:numPr>
          <w:ilvl w:val="2"/>
          <w:numId w:val="18"/>
        </w:numPr>
        <w:spacing w:beforeAutospacing="1" w:afterAutospacing="1"/>
        <w:rPr>
          <w:rFonts w:eastAsia="Times New Roman"/>
        </w:rPr>
      </w:pPr>
      <w:r w:rsidRPr="00297E6A">
        <w:rPr>
          <w:rFonts w:eastAsia="Times New Roman"/>
        </w:rPr>
        <w:t>Emergency Contacts</w:t>
      </w:r>
    </w:p>
    <w:p w14:paraId="2CBA85BC" w14:textId="24A8E873" w:rsidR="00297E6A" w:rsidRDefault="00F47136" w:rsidP="00297E6A">
      <w:pPr>
        <w:pStyle w:val="ListParagraph"/>
        <w:numPr>
          <w:ilvl w:val="2"/>
          <w:numId w:val="18"/>
        </w:numPr>
        <w:spacing w:beforeAutospacing="1" w:afterAutospacing="1"/>
        <w:rPr>
          <w:rFonts w:eastAsia="Times New Roman"/>
        </w:rPr>
      </w:pPr>
      <w:r w:rsidRPr="00297E6A">
        <w:rPr>
          <w:rFonts w:eastAsia="Times New Roman"/>
        </w:rPr>
        <w:lastRenderedPageBreak/>
        <w:t>Direct Deposit Info</w:t>
      </w:r>
      <w:r w:rsidR="0038159F" w:rsidRPr="00297E6A">
        <w:rPr>
          <w:rFonts w:eastAsia="Times New Roman"/>
        </w:rPr>
        <w:t>rmation</w:t>
      </w:r>
    </w:p>
    <w:p w14:paraId="3DCE4D2A" w14:textId="545DC8B2" w:rsidR="008C0C17" w:rsidRPr="00297E6A" w:rsidRDefault="00297E6A" w:rsidP="00297E6A">
      <w:pPr>
        <w:pStyle w:val="ListParagraph"/>
        <w:numPr>
          <w:ilvl w:val="1"/>
          <w:numId w:val="18"/>
        </w:numPr>
        <w:spacing w:beforeAutospacing="1" w:afterAutospacing="1"/>
        <w:rPr>
          <w:rFonts w:eastAsia="Times New Roman"/>
        </w:rPr>
      </w:pPr>
      <w:r>
        <w:rPr>
          <w:rFonts w:eastAsia="Times New Roman"/>
        </w:rPr>
        <w:t xml:space="preserve"> </w:t>
      </w:r>
      <w:r w:rsidR="008C0C17" w:rsidRPr="00297E6A">
        <w:rPr>
          <w:rFonts w:eastAsia="Times New Roman"/>
        </w:rPr>
        <w:t>View paystubs</w:t>
      </w:r>
    </w:p>
    <w:p w14:paraId="662C0CD4" w14:textId="75249AB2" w:rsidR="00297E6A" w:rsidRDefault="00B1177A" w:rsidP="00297E6A">
      <w:pPr>
        <w:pStyle w:val="ListParagraph"/>
        <w:numPr>
          <w:ilvl w:val="0"/>
          <w:numId w:val="4"/>
        </w:numPr>
        <w:spacing w:beforeAutospacing="1" w:afterAutospacing="1"/>
        <w:rPr>
          <w:rFonts w:eastAsia="Times New Roman"/>
        </w:rPr>
      </w:pPr>
      <w:r>
        <w:rPr>
          <w:rFonts w:eastAsia="Times New Roman"/>
        </w:rPr>
        <w:t>Manager Dashboard:</w:t>
      </w:r>
    </w:p>
    <w:p w14:paraId="76F8F8E6" w14:textId="77777777" w:rsidR="00297E6A" w:rsidRDefault="00297E6A" w:rsidP="00297E6A">
      <w:pPr>
        <w:pStyle w:val="ListParagraph"/>
        <w:numPr>
          <w:ilvl w:val="1"/>
          <w:numId w:val="19"/>
        </w:numPr>
        <w:spacing w:beforeAutospacing="1" w:afterAutospacing="1"/>
        <w:rPr>
          <w:rFonts w:eastAsia="Times New Roman"/>
        </w:rPr>
      </w:pPr>
      <w:r>
        <w:rPr>
          <w:rFonts w:eastAsia="Times New Roman"/>
        </w:rPr>
        <w:t xml:space="preserve"> </w:t>
      </w:r>
      <w:r w:rsidR="00D145EB" w:rsidRPr="00297E6A">
        <w:rPr>
          <w:rFonts w:eastAsia="Times New Roman"/>
        </w:rPr>
        <w:t>Provides info on current orders</w:t>
      </w:r>
    </w:p>
    <w:p w14:paraId="69EA26C1" w14:textId="2266B156" w:rsidR="00297E6A" w:rsidRDefault="00297E6A" w:rsidP="00297E6A">
      <w:pPr>
        <w:pStyle w:val="ListParagraph"/>
        <w:numPr>
          <w:ilvl w:val="1"/>
          <w:numId w:val="19"/>
        </w:numPr>
        <w:spacing w:beforeAutospacing="1" w:afterAutospacing="1"/>
        <w:rPr>
          <w:rFonts w:eastAsia="Times New Roman"/>
        </w:rPr>
      </w:pPr>
      <w:r>
        <w:rPr>
          <w:rFonts w:eastAsia="Times New Roman"/>
        </w:rPr>
        <w:t xml:space="preserve"> </w:t>
      </w:r>
      <w:r w:rsidR="00D145EB" w:rsidRPr="00297E6A">
        <w:rPr>
          <w:rFonts w:eastAsia="Times New Roman"/>
        </w:rPr>
        <w:t>Provides information on inventory numbers</w:t>
      </w:r>
    </w:p>
    <w:p w14:paraId="15400497" w14:textId="7E099CB2" w:rsidR="00297E6A" w:rsidRDefault="00D145EB" w:rsidP="00297E6A">
      <w:pPr>
        <w:pStyle w:val="ListParagraph"/>
        <w:numPr>
          <w:ilvl w:val="2"/>
          <w:numId w:val="19"/>
        </w:numPr>
        <w:spacing w:beforeAutospacing="1" w:afterAutospacing="1"/>
        <w:rPr>
          <w:rFonts w:eastAsia="Times New Roman"/>
        </w:rPr>
      </w:pPr>
      <w:r w:rsidRPr="00297E6A">
        <w:rPr>
          <w:rFonts w:eastAsia="Times New Roman"/>
        </w:rPr>
        <w:t>Modify inventory numbers</w:t>
      </w:r>
    </w:p>
    <w:p w14:paraId="56DDA27D" w14:textId="58ADFE17" w:rsidR="00297E6A" w:rsidRDefault="00297E6A" w:rsidP="00297E6A">
      <w:pPr>
        <w:pStyle w:val="ListParagraph"/>
        <w:numPr>
          <w:ilvl w:val="1"/>
          <w:numId w:val="19"/>
        </w:numPr>
        <w:spacing w:beforeAutospacing="1" w:afterAutospacing="1"/>
        <w:rPr>
          <w:rFonts w:eastAsia="Times New Roman"/>
        </w:rPr>
      </w:pPr>
      <w:r>
        <w:rPr>
          <w:rFonts w:eastAsia="Times New Roman"/>
        </w:rPr>
        <w:t xml:space="preserve"> </w:t>
      </w:r>
      <w:r w:rsidR="00D145EB" w:rsidRPr="00297E6A">
        <w:rPr>
          <w:rFonts w:eastAsia="Times New Roman"/>
        </w:rPr>
        <w:t>Timesheet manager</w:t>
      </w:r>
    </w:p>
    <w:p w14:paraId="0FAF703A" w14:textId="77777777" w:rsidR="00297E6A" w:rsidRDefault="00D145EB" w:rsidP="00297E6A">
      <w:pPr>
        <w:pStyle w:val="ListParagraph"/>
        <w:numPr>
          <w:ilvl w:val="2"/>
          <w:numId w:val="19"/>
        </w:numPr>
        <w:spacing w:beforeAutospacing="1" w:afterAutospacing="1"/>
        <w:rPr>
          <w:rFonts w:eastAsia="Times New Roman"/>
        </w:rPr>
      </w:pPr>
      <w:r w:rsidRPr="00297E6A">
        <w:rPr>
          <w:rFonts w:eastAsia="Times New Roman"/>
        </w:rPr>
        <w:t>Clock in/Clock Out</w:t>
      </w:r>
    </w:p>
    <w:p w14:paraId="58711A3D" w14:textId="77777777" w:rsidR="00297E6A" w:rsidRDefault="00D145EB" w:rsidP="00297E6A">
      <w:pPr>
        <w:pStyle w:val="ListParagraph"/>
        <w:numPr>
          <w:ilvl w:val="2"/>
          <w:numId w:val="19"/>
        </w:numPr>
        <w:spacing w:beforeAutospacing="1" w:afterAutospacing="1"/>
        <w:rPr>
          <w:rFonts w:eastAsia="Times New Roman"/>
        </w:rPr>
      </w:pPr>
      <w:r w:rsidRPr="00297E6A">
        <w:rPr>
          <w:rFonts w:eastAsia="Times New Roman"/>
        </w:rPr>
        <w:t>Request Time Off</w:t>
      </w:r>
    </w:p>
    <w:p w14:paraId="060886B5" w14:textId="77777777" w:rsidR="00297E6A" w:rsidRDefault="00D145EB" w:rsidP="00297E6A">
      <w:pPr>
        <w:pStyle w:val="ListParagraph"/>
        <w:numPr>
          <w:ilvl w:val="2"/>
          <w:numId w:val="19"/>
        </w:numPr>
        <w:spacing w:beforeAutospacing="1" w:afterAutospacing="1"/>
        <w:rPr>
          <w:rFonts w:eastAsia="Times New Roman"/>
        </w:rPr>
      </w:pPr>
      <w:r w:rsidRPr="00297E6A">
        <w:rPr>
          <w:rFonts w:eastAsia="Times New Roman"/>
        </w:rPr>
        <w:t>Show PTO</w:t>
      </w:r>
    </w:p>
    <w:p w14:paraId="7676030C" w14:textId="4574F008" w:rsidR="00297E6A" w:rsidRDefault="0091171A" w:rsidP="00297E6A">
      <w:pPr>
        <w:pStyle w:val="ListParagraph"/>
        <w:numPr>
          <w:ilvl w:val="2"/>
          <w:numId w:val="19"/>
        </w:numPr>
        <w:spacing w:beforeAutospacing="1" w:afterAutospacing="1"/>
        <w:rPr>
          <w:rFonts w:eastAsia="Times New Roman"/>
        </w:rPr>
      </w:pPr>
      <w:r w:rsidRPr="00297E6A">
        <w:rPr>
          <w:rFonts w:eastAsia="Times New Roman"/>
        </w:rPr>
        <w:t>Modifying Employee time sheets</w:t>
      </w:r>
    </w:p>
    <w:p w14:paraId="10247A7D" w14:textId="25F9ADFF" w:rsidR="00297E6A" w:rsidRDefault="00297E6A" w:rsidP="00297E6A">
      <w:pPr>
        <w:pStyle w:val="ListParagraph"/>
        <w:numPr>
          <w:ilvl w:val="1"/>
          <w:numId w:val="19"/>
        </w:numPr>
        <w:spacing w:beforeAutospacing="1" w:afterAutospacing="1"/>
        <w:rPr>
          <w:rFonts w:eastAsia="Times New Roman"/>
        </w:rPr>
      </w:pPr>
      <w:r>
        <w:rPr>
          <w:rFonts w:eastAsia="Times New Roman"/>
        </w:rPr>
        <w:t xml:space="preserve"> </w:t>
      </w:r>
      <w:r w:rsidR="00D145EB" w:rsidRPr="00297E6A">
        <w:rPr>
          <w:rFonts w:eastAsia="Times New Roman"/>
        </w:rPr>
        <w:t>Announcement</w:t>
      </w:r>
      <w:r>
        <w:rPr>
          <w:rFonts w:eastAsia="Times New Roman"/>
        </w:rPr>
        <w:t>s</w:t>
      </w:r>
    </w:p>
    <w:p w14:paraId="2C5B7614" w14:textId="12C09ABD" w:rsidR="00297E6A" w:rsidRDefault="00D145EB" w:rsidP="00297E6A">
      <w:pPr>
        <w:pStyle w:val="ListParagraph"/>
        <w:numPr>
          <w:ilvl w:val="2"/>
          <w:numId w:val="19"/>
        </w:numPr>
        <w:spacing w:beforeAutospacing="1" w:afterAutospacing="1"/>
        <w:rPr>
          <w:rFonts w:eastAsia="Times New Roman"/>
        </w:rPr>
      </w:pPr>
      <w:r w:rsidRPr="00297E6A">
        <w:rPr>
          <w:rFonts w:eastAsia="Times New Roman"/>
        </w:rPr>
        <w:t>Create new announcements</w:t>
      </w:r>
    </w:p>
    <w:p w14:paraId="4624A367" w14:textId="7D5E91B2" w:rsidR="00735C7E" w:rsidRDefault="00735C7E" w:rsidP="00735C7E">
      <w:pPr>
        <w:pStyle w:val="ListParagraph"/>
        <w:numPr>
          <w:ilvl w:val="3"/>
          <w:numId w:val="19"/>
        </w:numPr>
        <w:spacing w:beforeAutospacing="1" w:afterAutospacing="1"/>
        <w:rPr>
          <w:rFonts w:eastAsia="Times New Roman"/>
        </w:rPr>
      </w:pPr>
      <w:r>
        <w:rPr>
          <w:rFonts w:eastAsia="Times New Roman"/>
        </w:rPr>
        <w:t xml:space="preserve">Select announcement data and </w:t>
      </w:r>
      <w:r w:rsidR="00EC502F">
        <w:rPr>
          <w:rFonts w:eastAsia="Times New Roman"/>
        </w:rPr>
        <w:t>display time</w:t>
      </w:r>
    </w:p>
    <w:p w14:paraId="627BD1BE" w14:textId="321760F1" w:rsidR="00EC502F" w:rsidRDefault="00297E6A" w:rsidP="00EC502F">
      <w:pPr>
        <w:pStyle w:val="ListParagraph"/>
        <w:numPr>
          <w:ilvl w:val="1"/>
          <w:numId w:val="19"/>
        </w:numPr>
        <w:spacing w:beforeAutospacing="1" w:afterAutospacing="1"/>
        <w:rPr>
          <w:rFonts w:eastAsia="Times New Roman"/>
        </w:rPr>
      </w:pPr>
      <w:r>
        <w:rPr>
          <w:rFonts w:eastAsia="Times New Roman"/>
        </w:rPr>
        <w:t xml:space="preserve"> </w:t>
      </w:r>
      <w:r w:rsidR="00D145EB" w:rsidRPr="00297E6A">
        <w:rPr>
          <w:rFonts w:eastAsia="Times New Roman"/>
        </w:rPr>
        <w:t>Shift Schedule</w:t>
      </w:r>
    </w:p>
    <w:p w14:paraId="5FEDB237" w14:textId="6BB373A6" w:rsidR="00EC502F" w:rsidRDefault="00D145EB" w:rsidP="00EC502F">
      <w:pPr>
        <w:pStyle w:val="ListParagraph"/>
        <w:numPr>
          <w:ilvl w:val="2"/>
          <w:numId w:val="19"/>
        </w:numPr>
        <w:spacing w:beforeAutospacing="1" w:afterAutospacing="1"/>
        <w:rPr>
          <w:rFonts w:eastAsia="Times New Roman"/>
        </w:rPr>
      </w:pPr>
      <w:proofErr w:type="gramStart"/>
      <w:r w:rsidRPr="00EC502F">
        <w:rPr>
          <w:rFonts w:eastAsia="Times New Roman"/>
        </w:rPr>
        <w:t>Modify</w:t>
      </w:r>
      <w:proofErr w:type="gramEnd"/>
      <w:r w:rsidRPr="00EC502F">
        <w:rPr>
          <w:rFonts w:eastAsia="Times New Roman"/>
        </w:rPr>
        <w:t xml:space="preserve"> Shift Schedule</w:t>
      </w:r>
    </w:p>
    <w:p w14:paraId="432A590A" w14:textId="1CD3D643" w:rsidR="00EC502F" w:rsidRDefault="00EC502F" w:rsidP="00EC502F">
      <w:pPr>
        <w:pStyle w:val="ListParagraph"/>
        <w:numPr>
          <w:ilvl w:val="1"/>
          <w:numId w:val="19"/>
        </w:numPr>
        <w:spacing w:beforeAutospacing="1" w:afterAutospacing="1"/>
        <w:rPr>
          <w:rFonts w:eastAsia="Times New Roman"/>
        </w:rPr>
      </w:pPr>
      <w:r>
        <w:rPr>
          <w:rFonts w:eastAsia="Times New Roman"/>
        </w:rPr>
        <w:t xml:space="preserve"> </w:t>
      </w:r>
      <w:r w:rsidR="00D145EB" w:rsidRPr="00EC502F">
        <w:rPr>
          <w:rFonts w:eastAsia="Times New Roman"/>
        </w:rPr>
        <w:t>View special tasks</w:t>
      </w:r>
    </w:p>
    <w:p w14:paraId="6CA1DDFE" w14:textId="16DA9E3E" w:rsidR="00EC502F" w:rsidRDefault="00D145EB" w:rsidP="00EC502F">
      <w:pPr>
        <w:pStyle w:val="ListParagraph"/>
        <w:numPr>
          <w:ilvl w:val="2"/>
          <w:numId w:val="19"/>
        </w:numPr>
        <w:spacing w:beforeAutospacing="1" w:afterAutospacing="1"/>
        <w:rPr>
          <w:rFonts w:eastAsia="Times New Roman"/>
        </w:rPr>
      </w:pPr>
      <w:proofErr w:type="gramStart"/>
      <w:r w:rsidRPr="00EC502F">
        <w:rPr>
          <w:rFonts w:eastAsia="Times New Roman"/>
        </w:rPr>
        <w:t>Assign</w:t>
      </w:r>
      <w:proofErr w:type="gramEnd"/>
      <w:r w:rsidRPr="00EC502F">
        <w:rPr>
          <w:rFonts w:eastAsia="Times New Roman"/>
        </w:rPr>
        <w:t xml:space="preserve"> special tasks to individual employees</w:t>
      </w:r>
    </w:p>
    <w:p w14:paraId="4AA6A781" w14:textId="05CF8601" w:rsidR="00EC502F" w:rsidRDefault="00EC502F" w:rsidP="00EC502F">
      <w:pPr>
        <w:pStyle w:val="ListParagraph"/>
        <w:numPr>
          <w:ilvl w:val="1"/>
          <w:numId w:val="19"/>
        </w:numPr>
        <w:spacing w:beforeAutospacing="1" w:afterAutospacing="1"/>
        <w:rPr>
          <w:rFonts w:eastAsia="Times New Roman"/>
        </w:rPr>
      </w:pPr>
      <w:r>
        <w:rPr>
          <w:rFonts w:eastAsia="Times New Roman"/>
        </w:rPr>
        <w:t xml:space="preserve"> </w:t>
      </w:r>
      <w:r w:rsidR="00D145EB" w:rsidRPr="00EC502F">
        <w:rPr>
          <w:rFonts w:eastAsia="Times New Roman"/>
        </w:rPr>
        <w:t>Settings &amp; Preferences</w:t>
      </w:r>
    </w:p>
    <w:p w14:paraId="7674D5A7" w14:textId="77777777" w:rsidR="00EC502F" w:rsidRDefault="00D145EB" w:rsidP="00EC502F">
      <w:pPr>
        <w:pStyle w:val="ListParagraph"/>
        <w:numPr>
          <w:ilvl w:val="2"/>
          <w:numId w:val="19"/>
        </w:numPr>
        <w:spacing w:beforeAutospacing="1" w:afterAutospacing="1"/>
        <w:rPr>
          <w:rFonts w:eastAsia="Times New Roman"/>
        </w:rPr>
      </w:pPr>
      <w:r w:rsidRPr="00EC502F">
        <w:rPr>
          <w:rFonts w:eastAsia="Times New Roman"/>
        </w:rPr>
        <w:t>Address modification</w:t>
      </w:r>
    </w:p>
    <w:p w14:paraId="741AC538" w14:textId="30F7D2D0" w:rsidR="00EC502F" w:rsidRDefault="00D145EB" w:rsidP="00EC502F">
      <w:pPr>
        <w:pStyle w:val="ListParagraph"/>
        <w:numPr>
          <w:ilvl w:val="2"/>
          <w:numId w:val="19"/>
        </w:numPr>
        <w:spacing w:beforeAutospacing="1" w:afterAutospacing="1"/>
        <w:rPr>
          <w:rFonts w:eastAsia="Times New Roman"/>
        </w:rPr>
      </w:pPr>
      <w:r w:rsidRPr="00EC502F">
        <w:rPr>
          <w:rFonts w:eastAsia="Times New Roman"/>
        </w:rPr>
        <w:t>Emergency Contacts</w:t>
      </w:r>
    </w:p>
    <w:p w14:paraId="7ECE7956" w14:textId="77777777" w:rsidR="004C59DB" w:rsidRDefault="00D145EB" w:rsidP="004C59DB">
      <w:pPr>
        <w:pStyle w:val="ListParagraph"/>
        <w:numPr>
          <w:ilvl w:val="2"/>
          <w:numId w:val="19"/>
        </w:numPr>
        <w:spacing w:beforeAutospacing="1" w:afterAutospacing="1"/>
        <w:rPr>
          <w:rFonts w:eastAsia="Times New Roman"/>
        </w:rPr>
      </w:pPr>
      <w:r w:rsidRPr="00EC502F">
        <w:rPr>
          <w:rFonts w:eastAsia="Times New Roman"/>
        </w:rPr>
        <w:t>Direct Deposit Information</w:t>
      </w:r>
    </w:p>
    <w:p w14:paraId="22ABF26D" w14:textId="77777777" w:rsidR="004C59DB" w:rsidRDefault="004C59DB" w:rsidP="004C59DB">
      <w:pPr>
        <w:pStyle w:val="ListParagraph"/>
        <w:numPr>
          <w:ilvl w:val="1"/>
          <w:numId w:val="19"/>
        </w:numPr>
        <w:spacing w:beforeAutospacing="1" w:afterAutospacing="1"/>
        <w:rPr>
          <w:rFonts w:eastAsia="Times New Roman"/>
        </w:rPr>
      </w:pPr>
      <w:r>
        <w:rPr>
          <w:rFonts w:eastAsia="Times New Roman"/>
        </w:rPr>
        <w:t xml:space="preserve"> </w:t>
      </w:r>
      <w:r w:rsidR="00D145EB" w:rsidRPr="004C59DB">
        <w:rPr>
          <w:rFonts w:eastAsia="Times New Roman"/>
        </w:rPr>
        <w:t>View paystubs</w:t>
      </w:r>
    </w:p>
    <w:p w14:paraId="66F8DEB1" w14:textId="77777777" w:rsidR="004C59DB" w:rsidRDefault="00D145EB" w:rsidP="004C59DB">
      <w:pPr>
        <w:pStyle w:val="ListParagraph"/>
        <w:numPr>
          <w:ilvl w:val="2"/>
          <w:numId w:val="19"/>
        </w:numPr>
        <w:spacing w:beforeAutospacing="1" w:afterAutospacing="1"/>
        <w:rPr>
          <w:rFonts w:eastAsia="Times New Roman"/>
        </w:rPr>
      </w:pPr>
      <w:r w:rsidRPr="004C59DB">
        <w:rPr>
          <w:rFonts w:eastAsia="Times New Roman"/>
        </w:rPr>
        <w:t>Approve Paystubs</w:t>
      </w:r>
    </w:p>
    <w:p w14:paraId="09A233F2" w14:textId="77777777" w:rsidR="004C59DB" w:rsidRDefault="004C59DB" w:rsidP="004C59DB">
      <w:pPr>
        <w:pStyle w:val="ListParagraph"/>
        <w:numPr>
          <w:ilvl w:val="1"/>
          <w:numId w:val="19"/>
        </w:numPr>
        <w:spacing w:beforeAutospacing="1" w:afterAutospacing="1"/>
        <w:rPr>
          <w:rFonts w:eastAsia="Times New Roman"/>
        </w:rPr>
      </w:pPr>
      <w:r>
        <w:rPr>
          <w:rFonts w:eastAsia="Times New Roman"/>
        </w:rPr>
        <w:t xml:space="preserve"> </w:t>
      </w:r>
      <w:r w:rsidR="0091171A" w:rsidRPr="004C59DB">
        <w:rPr>
          <w:rFonts w:eastAsia="Times New Roman"/>
        </w:rPr>
        <w:t>View Employee Directory</w:t>
      </w:r>
    </w:p>
    <w:p w14:paraId="20A41C5E" w14:textId="792B3521" w:rsidR="0091171A" w:rsidRDefault="00B24A02" w:rsidP="004C59DB">
      <w:pPr>
        <w:pStyle w:val="ListParagraph"/>
        <w:numPr>
          <w:ilvl w:val="2"/>
          <w:numId w:val="19"/>
        </w:numPr>
        <w:spacing w:beforeAutospacing="1" w:afterAutospacing="1"/>
        <w:rPr>
          <w:rFonts w:eastAsia="Times New Roman"/>
        </w:rPr>
      </w:pPr>
      <w:r w:rsidRPr="004C59DB">
        <w:rPr>
          <w:rFonts w:eastAsia="Times New Roman"/>
        </w:rPr>
        <w:t>Add or remove employees</w:t>
      </w:r>
    </w:p>
    <w:p w14:paraId="24462E65" w14:textId="77777777" w:rsidR="00413931" w:rsidRDefault="00E31359" w:rsidP="00413931">
      <w:pPr>
        <w:pStyle w:val="ListParagraph"/>
        <w:numPr>
          <w:ilvl w:val="0"/>
          <w:numId w:val="4"/>
        </w:numPr>
        <w:spacing w:beforeAutospacing="1" w:afterAutospacing="1"/>
        <w:rPr>
          <w:rFonts w:eastAsia="Times New Roman"/>
        </w:rPr>
      </w:pPr>
      <w:r>
        <w:rPr>
          <w:rFonts w:eastAsia="Times New Roman"/>
        </w:rPr>
        <w:t>Customer Record:</w:t>
      </w:r>
    </w:p>
    <w:p w14:paraId="4C28C286" w14:textId="77777777" w:rsidR="00413931" w:rsidRDefault="00413931" w:rsidP="00413931">
      <w:pPr>
        <w:pStyle w:val="ListParagraph"/>
        <w:numPr>
          <w:ilvl w:val="1"/>
          <w:numId w:val="20"/>
        </w:numPr>
        <w:spacing w:beforeAutospacing="1" w:afterAutospacing="1"/>
        <w:rPr>
          <w:rFonts w:eastAsia="Times New Roman"/>
        </w:rPr>
      </w:pPr>
      <w:r>
        <w:rPr>
          <w:rFonts w:eastAsia="Times New Roman"/>
        </w:rPr>
        <w:t xml:space="preserve"> </w:t>
      </w:r>
      <w:r w:rsidR="005F59B3" w:rsidRPr="00413931">
        <w:rPr>
          <w:rFonts w:eastAsia="Times New Roman"/>
        </w:rPr>
        <w:t>Name</w:t>
      </w:r>
    </w:p>
    <w:p w14:paraId="7EA506F3" w14:textId="77777777" w:rsidR="00413931" w:rsidRDefault="00413931" w:rsidP="00413931">
      <w:pPr>
        <w:pStyle w:val="ListParagraph"/>
        <w:numPr>
          <w:ilvl w:val="1"/>
          <w:numId w:val="20"/>
        </w:numPr>
        <w:spacing w:beforeAutospacing="1" w:afterAutospacing="1"/>
        <w:rPr>
          <w:rFonts w:eastAsia="Times New Roman"/>
        </w:rPr>
      </w:pPr>
      <w:r>
        <w:rPr>
          <w:rFonts w:eastAsia="Times New Roman"/>
        </w:rPr>
        <w:t xml:space="preserve"> </w:t>
      </w:r>
      <w:r w:rsidR="005F59B3" w:rsidRPr="00413931">
        <w:rPr>
          <w:rFonts w:eastAsia="Times New Roman"/>
        </w:rPr>
        <w:t>Address</w:t>
      </w:r>
    </w:p>
    <w:p w14:paraId="488B95E0" w14:textId="77777777" w:rsidR="00413931" w:rsidRDefault="00413931" w:rsidP="00413931">
      <w:pPr>
        <w:pStyle w:val="ListParagraph"/>
        <w:numPr>
          <w:ilvl w:val="1"/>
          <w:numId w:val="20"/>
        </w:numPr>
        <w:spacing w:beforeAutospacing="1" w:afterAutospacing="1"/>
        <w:rPr>
          <w:rFonts w:eastAsia="Times New Roman"/>
        </w:rPr>
      </w:pPr>
      <w:r>
        <w:rPr>
          <w:rFonts w:eastAsia="Times New Roman"/>
        </w:rPr>
        <w:t xml:space="preserve"> </w:t>
      </w:r>
      <w:r w:rsidR="005F59B3" w:rsidRPr="00413931">
        <w:rPr>
          <w:rFonts w:eastAsia="Times New Roman"/>
        </w:rPr>
        <w:t>Phone Number</w:t>
      </w:r>
    </w:p>
    <w:p w14:paraId="658FF37D" w14:textId="77777777" w:rsidR="00413931" w:rsidRDefault="00413931" w:rsidP="00413931">
      <w:pPr>
        <w:pStyle w:val="ListParagraph"/>
        <w:numPr>
          <w:ilvl w:val="1"/>
          <w:numId w:val="20"/>
        </w:numPr>
        <w:spacing w:beforeAutospacing="1" w:afterAutospacing="1"/>
        <w:rPr>
          <w:rFonts w:eastAsia="Times New Roman"/>
        </w:rPr>
      </w:pPr>
      <w:r>
        <w:rPr>
          <w:rFonts w:eastAsia="Times New Roman"/>
        </w:rPr>
        <w:t xml:space="preserve"> </w:t>
      </w:r>
      <w:r w:rsidR="005F59B3" w:rsidRPr="00413931">
        <w:rPr>
          <w:rFonts w:eastAsia="Times New Roman"/>
        </w:rPr>
        <w:t>Email address</w:t>
      </w:r>
    </w:p>
    <w:p w14:paraId="59614606" w14:textId="455030B9" w:rsidR="005F59B3" w:rsidRPr="00413931" w:rsidRDefault="00413931" w:rsidP="00413931">
      <w:pPr>
        <w:pStyle w:val="ListParagraph"/>
        <w:numPr>
          <w:ilvl w:val="1"/>
          <w:numId w:val="20"/>
        </w:numPr>
        <w:spacing w:beforeAutospacing="1" w:afterAutospacing="1"/>
        <w:rPr>
          <w:rFonts w:eastAsia="Times New Roman"/>
        </w:rPr>
      </w:pPr>
      <w:r>
        <w:rPr>
          <w:rFonts w:eastAsia="Times New Roman"/>
        </w:rPr>
        <w:t xml:space="preserve"> </w:t>
      </w:r>
      <w:r w:rsidR="005F59B3" w:rsidRPr="00413931">
        <w:rPr>
          <w:rFonts w:eastAsia="Times New Roman"/>
        </w:rPr>
        <w:t xml:space="preserve">Payment </w:t>
      </w:r>
      <w:r w:rsidRPr="00413931">
        <w:rPr>
          <w:rFonts w:eastAsia="Times New Roman"/>
        </w:rPr>
        <w:t>Information</w:t>
      </w:r>
    </w:p>
    <w:p w14:paraId="31DC64B3" w14:textId="77777777" w:rsidR="00E517C0" w:rsidRDefault="00413931" w:rsidP="00E517C0">
      <w:pPr>
        <w:pStyle w:val="ListParagraph"/>
        <w:numPr>
          <w:ilvl w:val="0"/>
          <w:numId w:val="4"/>
        </w:numPr>
        <w:spacing w:beforeAutospacing="1" w:afterAutospacing="1"/>
        <w:rPr>
          <w:rFonts w:eastAsia="Times New Roman"/>
        </w:rPr>
      </w:pPr>
      <w:r>
        <w:rPr>
          <w:rFonts w:eastAsia="Times New Roman"/>
        </w:rPr>
        <w:t>Employee Record:</w:t>
      </w:r>
    </w:p>
    <w:p w14:paraId="244D3B66" w14:textId="77777777" w:rsidR="00E517C0" w:rsidRDefault="00E517C0" w:rsidP="00E517C0">
      <w:pPr>
        <w:pStyle w:val="ListParagraph"/>
        <w:numPr>
          <w:ilvl w:val="1"/>
          <w:numId w:val="21"/>
        </w:numPr>
        <w:spacing w:beforeAutospacing="1" w:afterAutospacing="1"/>
        <w:rPr>
          <w:rFonts w:eastAsia="Times New Roman"/>
        </w:rPr>
      </w:pPr>
      <w:r>
        <w:rPr>
          <w:rFonts w:eastAsia="Times New Roman"/>
        </w:rPr>
        <w:t xml:space="preserve"> </w:t>
      </w:r>
      <w:r w:rsidR="00413931" w:rsidRPr="00E517C0">
        <w:rPr>
          <w:rFonts w:eastAsia="Times New Roman"/>
        </w:rPr>
        <w:t>Name</w:t>
      </w:r>
    </w:p>
    <w:p w14:paraId="5471CFE2" w14:textId="77777777" w:rsidR="00E517C0" w:rsidRDefault="00E517C0" w:rsidP="00E517C0">
      <w:pPr>
        <w:pStyle w:val="ListParagraph"/>
        <w:numPr>
          <w:ilvl w:val="1"/>
          <w:numId w:val="21"/>
        </w:numPr>
        <w:spacing w:beforeAutospacing="1" w:afterAutospacing="1"/>
        <w:rPr>
          <w:rFonts w:eastAsia="Times New Roman"/>
        </w:rPr>
      </w:pPr>
      <w:r>
        <w:rPr>
          <w:rFonts w:eastAsia="Times New Roman"/>
        </w:rPr>
        <w:t xml:space="preserve"> </w:t>
      </w:r>
      <w:r w:rsidR="00413931" w:rsidRPr="00E517C0">
        <w:rPr>
          <w:rFonts w:eastAsia="Times New Roman"/>
        </w:rPr>
        <w:t>Address</w:t>
      </w:r>
    </w:p>
    <w:p w14:paraId="2FE3C2E5" w14:textId="77777777" w:rsidR="00E517C0" w:rsidRDefault="00413931" w:rsidP="00E517C0">
      <w:pPr>
        <w:pStyle w:val="ListParagraph"/>
        <w:numPr>
          <w:ilvl w:val="1"/>
          <w:numId w:val="21"/>
        </w:numPr>
        <w:spacing w:beforeAutospacing="1" w:afterAutospacing="1"/>
        <w:rPr>
          <w:rFonts w:eastAsia="Times New Roman"/>
        </w:rPr>
      </w:pPr>
      <w:r w:rsidRPr="00E517C0">
        <w:rPr>
          <w:rFonts w:eastAsia="Times New Roman"/>
        </w:rPr>
        <w:t xml:space="preserve"> Phone Number</w:t>
      </w:r>
    </w:p>
    <w:p w14:paraId="37FF5452" w14:textId="77777777" w:rsidR="00E517C0" w:rsidRDefault="00413931" w:rsidP="00E517C0">
      <w:pPr>
        <w:pStyle w:val="ListParagraph"/>
        <w:numPr>
          <w:ilvl w:val="1"/>
          <w:numId w:val="21"/>
        </w:numPr>
        <w:spacing w:beforeAutospacing="1" w:afterAutospacing="1"/>
        <w:rPr>
          <w:rFonts w:eastAsia="Times New Roman"/>
        </w:rPr>
      </w:pPr>
      <w:r w:rsidRPr="00E517C0">
        <w:rPr>
          <w:rFonts w:eastAsia="Times New Roman"/>
        </w:rPr>
        <w:t xml:space="preserve"> Email address</w:t>
      </w:r>
    </w:p>
    <w:p w14:paraId="5DFE77C4" w14:textId="28FF31E8" w:rsidR="00413931" w:rsidRDefault="00413931" w:rsidP="00E517C0">
      <w:pPr>
        <w:pStyle w:val="ListParagraph"/>
        <w:numPr>
          <w:ilvl w:val="1"/>
          <w:numId w:val="21"/>
        </w:numPr>
        <w:spacing w:beforeAutospacing="1" w:afterAutospacing="1"/>
        <w:rPr>
          <w:rFonts w:eastAsia="Times New Roman"/>
        </w:rPr>
      </w:pPr>
      <w:r w:rsidRPr="00E517C0">
        <w:rPr>
          <w:rFonts w:eastAsia="Times New Roman"/>
        </w:rPr>
        <w:t xml:space="preserve"> Payment Information</w:t>
      </w:r>
    </w:p>
    <w:p w14:paraId="2E5647A2" w14:textId="0758853B" w:rsidR="00954121" w:rsidRDefault="00E517C0" w:rsidP="00954121">
      <w:pPr>
        <w:pStyle w:val="ListParagraph"/>
        <w:numPr>
          <w:ilvl w:val="1"/>
          <w:numId w:val="21"/>
        </w:numPr>
        <w:spacing w:beforeAutospacing="1" w:afterAutospacing="1"/>
        <w:rPr>
          <w:rFonts w:eastAsia="Times New Roman"/>
        </w:rPr>
      </w:pPr>
      <w:r>
        <w:rPr>
          <w:rFonts w:eastAsia="Times New Roman"/>
        </w:rPr>
        <w:t xml:space="preserve"> </w:t>
      </w:r>
      <w:r w:rsidR="00954121">
        <w:rPr>
          <w:rFonts w:eastAsia="Times New Roman"/>
        </w:rPr>
        <w:t>Hourly Rate/Salary</w:t>
      </w:r>
    </w:p>
    <w:p w14:paraId="7F443EE6" w14:textId="28B5A992" w:rsidR="00954121" w:rsidRDefault="00954121" w:rsidP="00954121">
      <w:pPr>
        <w:pStyle w:val="ListParagraph"/>
        <w:numPr>
          <w:ilvl w:val="1"/>
          <w:numId w:val="21"/>
        </w:numPr>
        <w:spacing w:beforeAutospacing="1" w:afterAutospacing="1"/>
        <w:rPr>
          <w:rFonts w:eastAsia="Times New Roman"/>
        </w:rPr>
      </w:pPr>
      <w:r>
        <w:rPr>
          <w:rFonts w:eastAsia="Times New Roman"/>
        </w:rPr>
        <w:t xml:space="preserve"> Employee ID</w:t>
      </w:r>
    </w:p>
    <w:p w14:paraId="42A125C6" w14:textId="77777777" w:rsidR="00706388" w:rsidRPr="00DA4080" w:rsidRDefault="00706388" w:rsidP="00266BCD">
      <w:pPr>
        <w:spacing w:beforeAutospacing="1" w:afterAutospacing="1"/>
        <w:rPr>
          <w:rFonts w:eastAsia="Times New Roman"/>
        </w:rPr>
        <w:sectPr w:rsidR="00706388" w:rsidRPr="00DA4080" w:rsidSect="00D04FA6">
          <w:footerReference w:type="default" r:id="rId12"/>
          <w:headerReference w:type="first" r:id="rId13"/>
          <w:footerReference w:type="first" r:id="rId14"/>
          <w:pgSz w:w="12240" w:h="15840"/>
          <w:pgMar w:top="1440" w:right="1440" w:bottom="1440" w:left="1440" w:header="720" w:footer="720" w:gutter="0"/>
          <w:cols w:space="720"/>
          <w:titlePg/>
          <w:docGrid w:linePitch="360"/>
        </w:sectPr>
      </w:pPr>
    </w:p>
    <w:p w14:paraId="6DE326A3" w14:textId="77096D5A" w:rsidR="009727BA" w:rsidRDefault="004D5558" w:rsidP="00865A1A">
      <w:pPr>
        <w:pStyle w:val="Heading2"/>
      </w:pPr>
      <w:bookmarkStart w:id="1" w:name="_Toc209304404"/>
      <w:r>
        <w:lastRenderedPageBreak/>
        <w:t>Schedule</w:t>
      </w:r>
      <w:r w:rsidR="00426842">
        <w:t>:</w:t>
      </w:r>
      <w:bookmarkEnd w:id="1"/>
    </w:p>
    <w:p w14:paraId="1DF8CB34" w14:textId="4756F433" w:rsidR="00E54BCE" w:rsidRDefault="00E54BCE" w:rsidP="00E54BCE">
      <w:pPr>
        <w:rPr>
          <w:rFonts w:eastAsia="ArialMT" w:cstheme="minorHAnsi"/>
          <w:sz w:val="24"/>
          <w:szCs w:val="24"/>
        </w:rPr>
      </w:pPr>
      <w:proofErr w:type="gramStart"/>
      <w:r>
        <w:rPr>
          <w:rFonts w:eastAsia="ArialMT" w:cstheme="minorHAnsi"/>
          <w:sz w:val="24"/>
          <w:szCs w:val="24"/>
        </w:rPr>
        <w:t xml:space="preserve">Schedule  </w:t>
      </w:r>
      <w:r w:rsidR="004E4C75">
        <w:rPr>
          <w:rFonts w:eastAsia="ArialMT" w:cstheme="minorHAnsi"/>
          <w:sz w:val="24"/>
          <w:szCs w:val="24"/>
        </w:rPr>
        <w:t>&lt;</w:t>
      </w:r>
      <w:proofErr w:type="gramEnd"/>
      <w:r w:rsidR="004E4C75">
        <w:rPr>
          <w:rFonts w:eastAsia="ArialMT" w:cstheme="minorHAnsi"/>
          <w:sz w:val="24"/>
          <w:szCs w:val="24"/>
        </w:rPr>
        <w:t xml:space="preserve"> </w:t>
      </w:r>
      <w:r>
        <w:rPr>
          <w:rFonts w:eastAsia="ArialMT" w:cstheme="minorHAnsi"/>
          <w:sz w:val="24"/>
          <w:szCs w:val="24"/>
        </w:rPr>
        <w:t>use a work breakdown structure to layout the project tasks, start/finish, planned/actual and status</w:t>
      </w:r>
      <w:r w:rsidR="004E4C75">
        <w:rPr>
          <w:rFonts w:eastAsia="ArialMT" w:cstheme="minorHAnsi"/>
          <w:sz w:val="24"/>
          <w:szCs w:val="24"/>
        </w:rPr>
        <w:t xml:space="preserve"> &gt;</w:t>
      </w:r>
    </w:p>
    <w:tbl>
      <w:tblPr>
        <w:tblStyle w:val="TableGrid"/>
        <w:tblW w:w="0" w:type="auto"/>
        <w:tblLook w:val="04A0" w:firstRow="1" w:lastRow="0" w:firstColumn="1" w:lastColumn="0" w:noHBand="0" w:noVBand="1"/>
      </w:tblPr>
      <w:tblGrid>
        <w:gridCol w:w="800"/>
        <w:gridCol w:w="1914"/>
        <w:gridCol w:w="1375"/>
        <w:gridCol w:w="1375"/>
        <w:gridCol w:w="1251"/>
        <w:gridCol w:w="1181"/>
        <w:gridCol w:w="1454"/>
      </w:tblGrid>
      <w:tr w:rsidR="00E54BCE" w14:paraId="2939AA82" w14:textId="77777777" w:rsidTr="004D674E">
        <w:tc>
          <w:tcPr>
            <w:tcW w:w="800" w:type="dxa"/>
          </w:tcPr>
          <w:p w14:paraId="6C985DE2" w14:textId="77777777" w:rsidR="00E54BCE" w:rsidRDefault="00E54BCE" w:rsidP="00E54BCE">
            <w:pPr>
              <w:rPr>
                <w:rFonts w:eastAsia="ArialMT" w:cstheme="minorHAnsi"/>
                <w:sz w:val="24"/>
                <w:szCs w:val="24"/>
              </w:rPr>
            </w:pPr>
            <w:r>
              <w:rPr>
                <w:rFonts w:eastAsia="ArialMT" w:cstheme="minorHAnsi"/>
                <w:sz w:val="24"/>
                <w:szCs w:val="24"/>
              </w:rPr>
              <w:t>Task ID</w:t>
            </w:r>
          </w:p>
        </w:tc>
        <w:tc>
          <w:tcPr>
            <w:tcW w:w="1914" w:type="dxa"/>
          </w:tcPr>
          <w:p w14:paraId="2C5698B2" w14:textId="77777777" w:rsidR="00E54BCE" w:rsidRDefault="00E54BCE" w:rsidP="00E54BCE">
            <w:pPr>
              <w:rPr>
                <w:rFonts w:eastAsia="ArialMT" w:cstheme="minorHAnsi"/>
                <w:sz w:val="24"/>
                <w:szCs w:val="24"/>
              </w:rPr>
            </w:pPr>
            <w:r>
              <w:rPr>
                <w:rFonts w:eastAsia="ArialMT" w:cstheme="minorHAnsi"/>
                <w:sz w:val="24"/>
                <w:szCs w:val="24"/>
              </w:rPr>
              <w:t>Work breakdown structure</w:t>
            </w:r>
          </w:p>
        </w:tc>
        <w:tc>
          <w:tcPr>
            <w:tcW w:w="1375" w:type="dxa"/>
          </w:tcPr>
          <w:p w14:paraId="112CA63B" w14:textId="77777777" w:rsidR="00E54BCE" w:rsidRDefault="00E54BCE" w:rsidP="00E54BCE">
            <w:pPr>
              <w:rPr>
                <w:rFonts w:eastAsia="ArialMT" w:cstheme="minorHAnsi"/>
                <w:sz w:val="24"/>
                <w:szCs w:val="24"/>
              </w:rPr>
            </w:pPr>
            <w:r>
              <w:rPr>
                <w:rFonts w:eastAsia="ArialMT" w:cstheme="minorHAnsi"/>
                <w:sz w:val="24"/>
                <w:szCs w:val="24"/>
              </w:rPr>
              <w:t>Planned start</w:t>
            </w:r>
          </w:p>
        </w:tc>
        <w:tc>
          <w:tcPr>
            <w:tcW w:w="1375" w:type="dxa"/>
          </w:tcPr>
          <w:p w14:paraId="78F1D66F" w14:textId="77777777" w:rsidR="00E54BCE" w:rsidRDefault="00E54BCE" w:rsidP="00E54BCE">
            <w:pPr>
              <w:rPr>
                <w:rFonts w:eastAsia="ArialMT" w:cstheme="minorHAnsi"/>
                <w:sz w:val="24"/>
                <w:szCs w:val="24"/>
              </w:rPr>
            </w:pPr>
            <w:r>
              <w:rPr>
                <w:rFonts w:eastAsia="ArialMT" w:cstheme="minorHAnsi"/>
                <w:sz w:val="24"/>
                <w:szCs w:val="24"/>
              </w:rPr>
              <w:t>Planned finish</w:t>
            </w:r>
          </w:p>
        </w:tc>
        <w:tc>
          <w:tcPr>
            <w:tcW w:w="1251" w:type="dxa"/>
          </w:tcPr>
          <w:p w14:paraId="70BC5895" w14:textId="77777777" w:rsidR="00E54BCE" w:rsidRDefault="00E54BCE" w:rsidP="00E54BCE">
            <w:pPr>
              <w:rPr>
                <w:rFonts w:eastAsia="ArialMT" w:cstheme="minorHAnsi"/>
                <w:sz w:val="24"/>
                <w:szCs w:val="24"/>
              </w:rPr>
            </w:pPr>
            <w:r>
              <w:rPr>
                <w:rFonts w:eastAsia="ArialMT" w:cstheme="minorHAnsi"/>
                <w:sz w:val="24"/>
                <w:szCs w:val="24"/>
              </w:rPr>
              <w:t>Workload-planned</w:t>
            </w:r>
          </w:p>
        </w:tc>
        <w:tc>
          <w:tcPr>
            <w:tcW w:w="1181" w:type="dxa"/>
          </w:tcPr>
          <w:p w14:paraId="049F3A81" w14:textId="77777777" w:rsidR="00E54BCE" w:rsidRDefault="00E54BCE" w:rsidP="00E54BCE">
            <w:pPr>
              <w:rPr>
                <w:rFonts w:eastAsia="ArialMT" w:cstheme="minorHAnsi"/>
                <w:sz w:val="24"/>
                <w:szCs w:val="24"/>
              </w:rPr>
            </w:pPr>
            <w:r>
              <w:rPr>
                <w:rFonts w:eastAsia="ArialMT" w:cstheme="minorHAnsi"/>
                <w:sz w:val="24"/>
                <w:szCs w:val="24"/>
              </w:rPr>
              <w:t>Workload - actual</w:t>
            </w:r>
          </w:p>
        </w:tc>
        <w:tc>
          <w:tcPr>
            <w:tcW w:w="1454" w:type="dxa"/>
          </w:tcPr>
          <w:p w14:paraId="6B940967" w14:textId="77777777" w:rsidR="00E54BCE" w:rsidRDefault="00E54BCE" w:rsidP="00E54BCE">
            <w:pPr>
              <w:rPr>
                <w:rFonts w:eastAsia="ArialMT" w:cstheme="minorHAnsi"/>
                <w:sz w:val="24"/>
                <w:szCs w:val="24"/>
              </w:rPr>
            </w:pPr>
            <w:r>
              <w:rPr>
                <w:rFonts w:eastAsia="ArialMT" w:cstheme="minorHAnsi"/>
                <w:sz w:val="24"/>
                <w:szCs w:val="24"/>
              </w:rPr>
              <w:t>Progress (%complete)</w:t>
            </w:r>
          </w:p>
        </w:tc>
      </w:tr>
      <w:tr w:rsidR="00E54BCE" w14:paraId="3F0555B7" w14:textId="77777777" w:rsidTr="004D674E">
        <w:tc>
          <w:tcPr>
            <w:tcW w:w="800" w:type="dxa"/>
          </w:tcPr>
          <w:p w14:paraId="244EFAE5" w14:textId="77777777" w:rsidR="00E54BCE" w:rsidRDefault="00E54BCE" w:rsidP="00E54BCE">
            <w:pPr>
              <w:rPr>
                <w:rFonts w:eastAsia="ArialMT" w:cstheme="minorHAnsi"/>
                <w:sz w:val="24"/>
                <w:szCs w:val="24"/>
              </w:rPr>
            </w:pPr>
            <w:r>
              <w:rPr>
                <w:rFonts w:eastAsia="ArialMT" w:cstheme="minorHAnsi"/>
                <w:sz w:val="24"/>
                <w:szCs w:val="24"/>
              </w:rPr>
              <w:t>1</w:t>
            </w:r>
          </w:p>
        </w:tc>
        <w:tc>
          <w:tcPr>
            <w:tcW w:w="1914" w:type="dxa"/>
          </w:tcPr>
          <w:p w14:paraId="04FBE97A" w14:textId="12BCCA59" w:rsidR="00E54BCE" w:rsidRDefault="0081461E" w:rsidP="00E54BCE">
            <w:pPr>
              <w:rPr>
                <w:rFonts w:eastAsia="ArialMT" w:cstheme="minorHAnsi"/>
                <w:sz w:val="24"/>
                <w:szCs w:val="24"/>
              </w:rPr>
            </w:pPr>
            <w:r>
              <w:rPr>
                <w:rFonts w:eastAsia="ArialMT" w:cstheme="minorHAnsi"/>
                <w:sz w:val="24"/>
                <w:szCs w:val="24"/>
              </w:rPr>
              <w:t xml:space="preserve"> </w:t>
            </w:r>
            <w:r w:rsidR="00522455">
              <w:rPr>
                <w:rFonts w:eastAsia="ArialMT" w:cstheme="minorHAnsi"/>
                <w:sz w:val="24"/>
                <w:szCs w:val="24"/>
              </w:rPr>
              <w:t xml:space="preserve">Log in </w:t>
            </w:r>
            <w:r w:rsidR="00F955F7">
              <w:rPr>
                <w:rFonts w:eastAsia="ArialMT" w:cstheme="minorHAnsi"/>
                <w:sz w:val="24"/>
                <w:szCs w:val="24"/>
              </w:rPr>
              <w:t>page</w:t>
            </w:r>
          </w:p>
        </w:tc>
        <w:tc>
          <w:tcPr>
            <w:tcW w:w="1375" w:type="dxa"/>
          </w:tcPr>
          <w:p w14:paraId="4F38AF55" w14:textId="2CAA05BC" w:rsidR="00E54BCE" w:rsidRDefault="00DE0B5C" w:rsidP="00E54BCE">
            <w:pPr>
              <w:rPr>
                <w:rFonts w:eastAsia="ArialMT" w:cstheme="minorHAnsi"/>
                <w:sz w:val="24"/>
                <w:szCs w:val="24"/>
              </w:rPr>
            </w:pPr>
            <w:r>
              <w:rPr>
                <w:rFonts w:eastAsia="ArialMT" w:cstheme="minorHAnsi"/>
                <w:sz w:val="24"/>
                <w:szCs w:val="24"/>
              </w:rPr>
              <w:t>9/22/2025</w:t>
            </w:r>
          </w:p>
        </w:tc>
        <w:tc>
          <w:tcPr>
            <w:tcW w:w="1375" w:type="dxa"/>
          </w:tcPr>
          <w:p w14:paraId="4CAB2AB1" w14:textId="6BFFA0DA" w:rsidR="00E54BCE" w:rsidRDefault="004D674E" w:rsidP="00E54BCE">
            <w:pPr>
              <w:rPr>
                <w:rFonts w:eastAsia="ArialMT" w:cstheme="minorHAnsi"/>
                <w:sz w:val="24"/>
                <w:szCs w:val="24"/>
              </w:rPr>
            </w:pPr>
            <w:r>
              <w:rPr>
                <w:rFonts w:eastAsia="ArialMT" w:cstheme="minorHAnsi"/>
                <w:sz w:val="24"/>
                <w:szCs w:val="24"/>
              </w:rPr>
              <w:t>9/29/2025</w:t>
            </w:r>
          </w:p>
        </w:tc>
        <w:tc>
          <w:tcPr>
            <w:tcW w:w="1251" w:type="dxa"/>
          </w:tcPr>
          <w:p w14:paraId="75568A4E" w14:textId="54C776A4" w:rsidR="00E54BCE" w:rsidRDefault="00FA3C11" w:rsidP="00E54BCE">
            <w:pPr>
              <w:rPr>
                <w:rFonts w:eastAsia="ArialMT" w:cstheme="minorHAnsi"/>
                <w:sz w:val="24"/>
                <w:szCs w:val="24"/>
              </w:rPr>
            </w:pPr>
            <w:r>
              <w:rPr>
                <w:rFonts w:eastAsia="ArialMT" w:cstheme="minorHAnsi"/>
                <w:sz w:val="24"/>
                <w:szCs w:val="24"/>
              </w:rPr>
              <w:t>T</w:t>
            </w:r>
            <w:r w:rsidR="00C955D2">
              <w:rPr>
                <w:rFonts w:eastAsia="ArialMT" w:cstheme="minorHAnsi"/>
                <w:sz w:val="24"/>
                <w:szCs w:val="24"/>
              </w:rPr>
              <w:t xml:space="preserve">: </w:t>
            </w:r>
            <w:r w:rsidR="00B00D9F">
              <w:rPr>
                <w:rFonts w:eastAsia="ArialMT" w:cstheme="minorHAnsi"/>
                <w:sz w:val="24"/>
                <w:szCs w:val="24"/>
              </w:rPr>
              <w:t xml:space="preserve">12 </w:t>
            </w:r>
            <w:proofErr w:type="spellStart"/>
            <w:r w:rsidR="00B00D9F">
              <w:rPr>
                <w:rFonts w:eastAsia="ArialMT" w:cstheme="minorHAnsi"/>
                <w:sz w:val="24"/>
                <w:szCs w:val="24"/>
              </w:rPr>
              <w:t>hrs</w:t>
            </w:r>
            <w:proofErr w:type="spellEnd"/>
          </w:p>
          <w:p w14:paraId="5D91A7D5" w14:textId="0C0E9CC2" w:rsidR="00205DD1" w:rsidRDefault="000378FB" w:rsidP="00E54BCE">
            <w:pPr>
              <w:rPr>
                <w:rFonts w:eastAsia="ArialMT" w:cstheme="minorHAnsi"/>
                <w:sz w:val="24"/>
                <w:szCs w:val="24"/>
              </w:rPr>
            </w:pPr>
            <w:r>
              <w:rPr>
                <w:rFonts w:eastAsia="ArialMT" w:cstheme="minorHAnsi"/>
                <w:sz w:val="24"/>
                <w:szCs w:val="24"/>
              </w:rPr>
              <w:t>Brice, Vincent</w:t>
            </w:r>
          </w:p>
        </w:tc>
        <w:tc>
          <w:tcPr>
            <w:tcW w:w="1181" w:type="dxa"/>
          </w:tcPr>
          <w:p w14:paraId="37E086EC" w14:textId="0796F2D9" w:rsidR="00E54BCE" w:rsidRDefault="00505F01" w:rsidP="00E54BCE">
            <w:pPr>
              <w:rPr>
                <w:rFonts w:eastAsia="ArialMT" w:cstheme="minorHAnsi"/>
                <w:sz w:val="24"/>
                <w:szCs w:val="24"/>
              </w:rPr>
            </w:pPr>
            <w:r>
              <w:rPr>
                <w:rFonts w:eastAsia="ArialMT" w:cstheme="minorHAnsi"/>
                <w:sz w:val="24"/>
                <w:szCs w:val="24"/>
              </w:rPr>
              <w:t>Null</w:t>
            </w:r>
          </w:p>
        </w:tc>
        <w:tc>
          <w:tcPr>
            <w:tcW w:w="1454" w:type="dxa"/>
          </w:tcPr>
          <w:p w14:paraId="3BA4DED5" w14:textId="6EF65879" w:rsidR="00E54BCE" w:rsidRDefault="00FA678E" w:rsidP="00E54BCE">
            <w:pPr>
              <w:rPr>
                <w:rFonts w:eastAsia="ArialMT" w:cstheme="minorHAnsi"/>
                <w:sz w:val="24"/>
                <w:szCs w:val="24"/>
              </w:rPr>
            </w:pPr>
            <w:r>
              <w:rPr>
                <w:rFonts w:eastAsia="ArialMT" w:cstheme="minorHAnsi"/>
                <w:sz w:val="24"/>
                <w:szCs w:val="24"/>
              </w:rPr>
              <w:t>Null</w:t>
            </w:r>
          </w:p>
        </w:tc>
      </w:tr>
      <w:tr w:rsidR="00E54BCE" w14:paraId="613CD2AA" w14:textId="77777777" w:rsidTr="004D674E">
        <w:tc>
          <w:tcPr>
            <w:tcW w:w="800" w:type="dxa"/>
          </w:tcPr>
          <w:p w14:paraId="4AB61A22" w14:textId="3F19C664" w:rsidR="00E54BCE" w:rsidRDefault="00E54BCE" w:rsidP="00E54BCE">
            <w:pPr>
              <w:rPr>
                <w:rFonts w:eastAsia="ArialMT" w:cstheme="minorHAnsi"/>
                <w:sz w:val="24"/>
                <w:szCs w:val="24"/>
              </w:rPr>
            </w:pPr>
            <w:r>
              <w:rPr>
                <w:rFonts w:eastAsia="ArialMT" w:cstheme="minorHAnsi"/>
                <w:sz w:val="24"/>
                <w:szCs w:val="24"/>
              </w:rPr>
              <w:t>1</w:t>
            </w:r>
            <w:r w:rsidR="00CF3B20">
              <w:rPr>
                <w:rFonts w:eastAsia="ArialMT" w:cstheme="minorHAnsi"/>
                <w:sz w:val="24"/>
                <w:szCs w:val="24"/>
              </w:rPr>
              <w:t>.</w:t>
            </w:r>
            <w:r>
              <w:rPr>
                <w:rFonts w:eastAsia="ArialMT" w:cstheme="minorHAnsi"/>
                <w:sz w:val="24"/>
                <w:szCs w:val="24"/>
              </w:rPr>
              <w:t>1</w:t>
            </w:r>
          </w:p>
        </w:tc>
        <w:tc>
          <w:tcPr>
            <w:tcW w:w="1914" w:type="dxa"/>
          </w:tcPr>
          <w:p w14:paraId="47155D39" w14:textId="1E01AF08" w:rsidR="00E54BCE" w:rsidRDefault="00C2614E" w:rsidP="00E54BCE">
            <w:pPr>
              <w:rPr>
                <w:rFonts w:eastAsia="ArialMT" w:cstheme="minorHAnsi"/>
                <w:sz w:val="24"/>
                <w:szCs w:val="24"/>
              </w:rPr>
            </w:pPr>
            <w:r>
              <w:rPr>
                <w:rFonts w:eastAsia="ArialMT" w:cstheme="minorHAnsi"/>
                <w:sz w:val="24"/>
                <w:szCs w:val="24"/>
              </w:rPr>
              <w:t xml:space="preserve">Request </w:t>
            </w:r>
            <w:r w:rsidR="00B56D08">
              <w:rPr>
                <w:rFonts w:eastAsia="ArialMT" w:cstheme="minorHAnsi"/>
                <w:sz w:val="24"/>
                <w:szCs w:val="24"/>
              </w:rPr>
              <w:t xml:space="preserve">for number and verification </w:t>
            </w:r>
          </w:p>
        </w:tc>
        <w:tc>
          <w:tcPr>
            <w:tcW w:w="1375" w:type="dxa"/>
          </w:tcPr>
          <w:p w14:paraId="19A62981" w14:textId="4B4FB223" w:rsidR="00E54BCE" w:rsidRDefault="004C4B31" w:rsidP="00E54BCE">
            <w:pPr>
              <w:rPr>
                <w:rFonts w:eastAsia="ArialMT" w:cstheme="minorHAnsi"/>
                <w:sz w:val="24"/>
                <w:szCs w:val="24"/>
              </w:rPr>
            </w:pPr>
            <w:r>
              <w:rPr>
                <w:rFonts w:eastAsia="ArialMT" w:cstheme="minorHAnsi"/>
                <w:sz w:val="24"/>
                <w:szCs w:val="24"/>
              </w:rPr>
              <w:t>9/22/2025</w:t>
            </w:r>
          </w:p>
        </w:tc>
        <w:tc>
          <w:tcPr>
            <w:tcW w:w="1375" w:type="dxa"/>
          </w:tcPr>
          <w:p w14:paraId="1692EC85" w14:textId="3C42DC06" w:rsidR="00E54BCE" w:rsidRDefault="004D674E" w:rsidP="00E54BCE">
            <w:pPr>
              <w:rPr>
                <w:rFonts w:eastAsia="ArialMT" w:cstheme="minorHAnsi"/>
                <w:sz w:val="24"/>
                <w:szCs w:val="24"/>
              </w:rPr>
            </w:pPr>
            <w:r>
              <w:rPr>
                <w:rFonts w:eastAsia="ArialMT" w:cstheme="minorHAnsi"/>
                <w:sz w:val="24"/>
                <w:szCs w:val="24"/>
              </w:rPr>
              <w:t>9/29/2025</w:t>
            </w:r>
          </w:p>
        </w:tc>
        <w:tc>
          <w:tcPr>
            <w:tcW w:w="1251" w:type="dxa"/>
          </w:tcPr>
          <w:p w14:paraId="50D3343A" w14:textId="031F52C4" w:rsidR="00E54BCE" w:rsidRDefault="00B00D9F" w:rsidP="00E54BCE">
            <w:pPr>
              <w:rPr>
                <w:rFonts w:eastAsia="ArialMT" w:cstheme="minorHAnsi"/>
                <w:sz w:val="24"/>
                <w:szCs w:val="24"/>
              </w:rPr>
            </w:pPr>
            <w:r>
              <w:rPr>
                <w:rFonts w:eastAsia="ArialMT" w:cstheme="minorHAnsi"/>
                <w:sz w:val="24"/>
                <w:szCs w:val="24"/>
              </w:rPr>
              <w:t xml:space="preserve">T: </w:t>
            </w:r>
            <w:r w:rsidR="0091635E">
              <w:rPr>
                <w:rFonts w:eastAsia="ArialMT" w:cstheme="minorHAnsi"/>
                <w:sz w:val="24"/>
                <w:szCs w:val="24"/>
              </w:rPr>
              <w:t xml:space="preserve">8 </w:t>
            </w:r>
            <w:proofErr w:type="spellStart"/>
            <w:r w:rsidR="0091635E">
              <w:rPr>
                <w:rFonts w:eastAsia="ArialMT" w:cstheme="minorHAnsi"/>
                <w:sz w:val="24"/>
                <w:szCs w:val="24"/>
              </w:rPr>
              <w:t>hrs</w:t>
            </w:r>
            <w:proofErr w:type="spellEnd"/>
          </w:p>
          <w:p w14:paraId="1D8855B4" w14:textId="321F4562" w:rsidR="000378FB" w:rsidRDefault="000378FB" w:rsidP="00E54BCE">
            <w:pPr>
              <w:rPr>
                <w:rFonts w:eastAsia="ArialMT" w:cstheme="minorHAnsi"/>
                <w:sz w:val="24"/>
                <w:szCs w:val="24"/>
              </w:rPr>
            </w:pPr>
            <w:r>
              <w:rPr>
                <w:rFonts w:eastAsia="ArialMT" w:cstheme="minorHAnsi"/>
                <w:sz w:val="24"/>
                <w:szCs w:val="24"/>
              </w:rPr>
              <w:t>Brice, Vincent, Chris</w:t>
            </w:r>
          </w:p>
        </w:tc>
        <w:tc>
          <w:tcPr>
            <w:tcW w:w="1181" w:type="dxa"/>
          </w:tcPr>
          <w:p w14:paraId="124C9463" w14:textId="3551B725" w:rsidR="00E54BCE" w:rsidRDefault="00505F01" w:rsidP="00E54BCE">
            <w:pPr>
              <w:rPr>
                <w:rFonts w:eastAsia="ArialMT" w:cstheme="minorHAnsi"/>
                <w:sz w:val="24"/>
                <w:szCs w:val="24"/>
              </w:rPr>
            </w:pPr>
            <w:r>
              <w:rPr>
                <w:rFonts w:eastAsia="ArialMT" w:cstheme="minorHAnsi"/>
                <w:sz w:val="24"/>
                <w:szCs w:val="24"/>
              </w:rPr>
              <w:t>null</w:t>
            </w:r>
          </w:p>
        </w:tc>
        <w:tc>
          <w:tcPr>
            <w:tcW w:w="1454" w:type="dxa"/>
          </w:tcPr>
          <w:p w14:paraId="1EE56412" w14:textId="6F948E69" w:rsidR="00E54BCE" w:rsidRDefault="00FA678E" w:rsidP="00E54BCE">
            <w:pPr>
              <w:rPr>
                <w:rFonts w:eastAsia="ArialMT" w:cstheme="minorHAnsi"/>
                <w:sz w:val="24"/>
                <w:szCs w:val="24"/>
              </w:rPr>
            </w:pPr>
            <w:r>
              <w:rPr>
                <w:rFonts w:eastAsia="ArialMT" w:cstheme="minorHAnsi"/>
                <w:sz w:val="24"/>
                <w:szCs w:val="24"/>
              </w:rPr>
              <w:t>Null</w:t>
            </w:r>
          </w:p>
        </w:tc>
      </w:tr>
      <w:tr w:rsidR="00E54BCE" w14:paraId="605B9AA4" w14:textId="77777777" w:rsidTr="004D674E">
        <w:tc>
          <w:tcPr>
            <w:tcW w:w="800" w:type="dxa"/>
          </w:tcPr>
          <w:p w14:paraId="756AB293" w14:textId="3B0E9B9A" w:rsidR="00E54BCE" w:rsidRDefault="00B42B4C" w:rsidP="00E54BCE">
            <w:pPr>
              <w:rPr>
                <w:rFonts w:eastAsia="ArialMT" w:cstheme="minorHAnsi"/>
                <w:sz w:val="24"/>
                <w:szCs w:val="24"/>
              </w:rPr>
            </w:pPr>
            <w:r>
              <w:rPr>
                <w:rFonts w:eastAsia="ArialMT" w:cstheme="minorHAnsi"/>
                <w:sz w:val="24"/>
                <w:szCs w:val="24"/>
              </w:rPr>
              <w:t>2</w:t>
            </w:r>
          </w:p>
        </w:tc>
        <w:tc>
          <w:tcPr>
            <w:tcW w:w="1914" w:type="dxa"/>
          </w:tcPr>
          <w:p w14:paraId="1951A40C" w14:textId="07466BEB" w:rsidR="00E54BCE" w:rsidRDefault="008A5B27" w:rsidP="00E54BCE">
            <w:pPr>
              <w:rPr>
                <w:rFonts w:eastAsia="ArialMT" w:cstheme="minorHAnsi"/>
                <w:sz w:val="24"/>
                <w:szCs w:val="24"/>
              </w:rPr>
            </w:pPr>
            <w:r>
              <w:rPr>
                <w:rFonts w:eastAsia="ArialMT" w:cstheme="minorHAnsi"/>
                <w:sz w:val="24"/>
                <w:szCs w:val="24"/>
              </w:rPr>
              <w:t>P</w:t>
            </w:r>
            <w:r w:rsidR="00B56D08">
              <w:rPr>
                <w:rFonts w:eastAsia="ArialMT" w:cstheme="minorHAnsi"/>
                <w:sz w:val="24"/>
                <w:szCs w:val="24"/>
              </w:rPr>
              <w:t xml:space="preserve">assword recovery page </w:t>
            </w:r>
          </w:p>
        </w:tc>
        <w:tc>
          <w:tcPr>
            <w:tcW w:w="1375" w:type="dxa"/>
          </w:tcPr>
          <w:p w14:paraId="6C0F1089" w14:textId="7A7D503A" w:rsidR="00E54BCE" w:rsidRDefault="00DE0B5C" w:rsidP="00E54BCE">
            <w:pPr>
              <w:rPr>
                <w:rFonts w:eastAsia="ArialMT" w:cstheme="minorHAnsi"/>
                <w:sz w:val="24"/>
                <w:szCs w:val="24"/>
              </w:rPr>
            </w:pPr>
            <w:r>
              <w:rPr>
                <w:rFonts w:eastAsia="ArialMT" w:cstheme="minorHAnsi"/>
                <w:sz w:val="24"/>
                <w:szCs w:val="24"/>
              </w:rPr>
              <w:t>9/</w:t>
            </w:r>
            <w:r w:rsidR="00A16483">
              <w:rPr>
                <w:rFonts w:eastAsia="ArialMT" w:cstheme="minorHAnsi"/>
                <w:sz w:val="24"/>
                <w:szCs w:val="24"/>
              </w:rPr>
              <w:t>29/2025</w:t>
            </w:r>
          </w:p>
        </w:tc>
        <w:tc>
          <w:tcPr>
            <w:tcW w:w="1375" w:type="dxa"/>
          </w:tcPr>
          <w:p w14:paraId="18FA501B" w14:textId="08D728FA" w:rsidR="00E54BCE" w:rsidRDefault="004D674E" w:rsidP="00E54BCE">
            <w:pPr>
              <w:rPr>
                <w:rFonts w:eastAsia="ArialMT" w:cstheme="minorHAnsi"/>
                <w:sz w:val="24"/>
                <w:szCs w:val="24"/>
              </w:rPr>
            </w:pPr>
            <w:r>
              <w:rPr>
                <w:rFonts w:eastAsia="ArialMT" w:cstheme="minorHAnsi"/>
                <w:sz w:val="24"/>
                <w:szCs w:val="24"/>
              </w:rPr>
              <w:t>10/6/2025</w:t>
            </w:r>
          </w:p>
        </w:tc>
        <w:tc>
          <w:tcPr>
            <w:tcW w:w="1251" w:type="dxa"/>
          </w:tcPr>
          <w:p w14:paraId="55DFEADB" w14:textId="200AD433" w:rsidR="00E54BCE" w:rsidRDefault="00CE7A47" w:rsidP="00E54BCE">
            <w:pPr>
              <w:rPr>
                <w:rFonts w:eastAsia="ArialMT" w:cstheme="minorHAnsi"/>
                <w:sz w:val="24"/>
                <w:szCs w:val="24"/>
              </w:rPr>
            </w:pPr>
            <w:r>
              <w:rPr>
                <w:rFonts w:eastAsia="ArialMT" w:cstheme="minorHAnsi"/>
                <w:sz w:val="24"/>
                <w:szCs w:val="24"/>
              </w:rPr>
              <w:t xml:space="preserve">T: </w:t>
            </w:r>
            <w:r w:rsidR="00590C38">
              <w:rPr>
                <w:rFonts w:eastAsia="ArialMT" w:cstheme="minorHAnsi"/>
                <w:sz w:val="24"/>
                <w:szCs w:val="24"/>
              </w:rPr>
              <w:t xml:space="preserve">8 </w:t>
            </w:r>
            <w:proofErr w:type="spellStart"/>
            <w:r w:rsidR="00590C38">
              <w:rPr>
                <w:rFonts w:eastAsia="ArialMT" w:cstheme="minorHAnsi"/>
                <w:sz w:val="24"/>
                <w:szCs w:val="24"/>
              </w:rPr>
              <w:t>hrs</w:t>
            </w:r>
            <w:proofErr w:type="spellEnd"/>
          </w:p>
        </w:tc>
        <w:tc>
          <w:tcPr>
            <w:tcW w:w="1181" w:type="dxa"/>
          </w:tcPr>
          <w:p w14:paraId="0A41C59A" w14:textId="51B29CF3" w:rsidR="00E54BCE" w:rsidRDefault="00505F01" w:rsidP="00E54BCE">
            <w:pPr>
              <w:rPr>
                <w:rFonts w:eastAsia="ArialMT" w:cstheme="minorHAnsi"/>
                <w:sz w:val="24"/>
                <w:szCs w:val="24"/>
              </w:rPr>
            </w:pPr>
            <w:r>
              <w:rPr>
                <w:rFonts w:eastAsia="ArialMT" w:cstheme="minorHAnsi"/>
                <w:sz w:val="24"/>
                <w:szCs w:val="24"/>
              </w:rPr>
              <w:t>Null</w:t>
            </w:r>
          </w:p>
        </w:tc>
        <w:tc>
          <w:tcPr>
            <w:tcW w:w="1454" w:type="dxa"/>
          </w:tcPr>
          <w:p w14:paraId="184669F5" w14:textId="2514EA95" w:rsidR="00E54BCE" w:rsidRDefault="00FA678E" w:rsidP="00E54BCE">
            <w:pPr>
              <w:rPr>
                <w:rFonts w:eastAsia="ArialMT" w:cstheme="minorHAnsi"/>
                <w:sz w:val="24"/>
                <w:szCs w:val="24"/>
              </w:rPr>
            </w:pPr>
            <w:r>
              <w:rPr>
                <w:rFonts w:eastAsia="ArialMT" w:cstheme="minorHAnsi"/>
                <w:sz w:val="24"/>
                <w:szCs w:val="24"/>
              </w:rPr>
              <w:t>Null</w:t>
            </w:r>
          </w:p>
        </w:tc>
      </w:tr>
      <w:tr w:rsidR="00E54BCE" w14:paraId="3D8488A8" w14:textId="77777777" w:rsidTr="004D674E">
        <w:tc>
          <w:tcPr>
            <w:tcW w:w="800" w:type="dxa"/>
          </w:tcPr>
          <w:p w14:paraId="35488016" w14:textId="7A607090" w:rsidR="00E54BCE" w:rsidRDefault="00B42B4C" w:rsidP="00E54BCE">
            <w:pPr>
              <w:rPr>
                <w:rFonts w:eastAsia="ArialMT" w:cstheme="minorHAnsi"/>
                <w:sz w:val="24"/>
                <w:szCs w:val="24"/>
              </w:rPr>
            </w:pPr>
            <w:r>
              <w:rPr>
                <w:rFonts w:eastAsia="ArialMT" w:cstheme="minorHAnsi"/>
                <w:sz w:val="24"/>
                <w:szCs w:val="24"/>
              </w:rPr>
              <w:t>2.1</w:t>
            </w:r>
          </w:p>
        </w:tc>
        <w:tc>
          <w:tcPr>
            <w:tcW w:w="1914" w:type="dxa"/>
          </w:tcPr>
          <w:p w14:paraId="3966A528" w14:textId="2DE9F3CB" w:rsidR="00E54BCE" w:rsidRDefault="002F7747" w:rsidP="00E54BCE">
            <w:pPr>
              <w:rPr>
                <w:rFonts w:eastAsia="ArialMT" w:cstheme="minorHAnsi"/>
                <w:sz w:val="24"/>
                <w:szCs w:val="24"/>
              </w:rPr>
            </w:pPr>
            <w:r>
              <w:rPr>
                <w:rFonts w:eastAsia="ArialMT" w:cstheme="minorHAnsi"/>
                <w:sz w:val="24"/>
                <w:szCs w:val="24"/>
              </w:rPr>
              <w:t xml:space="preserve">Prompting user for email and using it to verify password </w:t>
            </w:r>
            <w:r w:rsidR="00674C92">
              <w:rPr>
                <w:rFonts w:eastAsia="ArialMT" w:cstheme="minorHAnsi"/>
                <w:sz w:val="24"/>
                <w:szCs w:val="24"/>
              </w:rPr>
              <w:t xml:space="preserve"> </w:t>
            </w:r>
          </w:p>
        </w:tc>
        <w:tc>
          <w:tcPr>
            <w:tcW w:w="1375" w:type="dxa"/>
          </w:tcPr>
          <w:p w14:paraId="31DACF37" w14:textId="4CBF5E90" w:rsidR="00E54BCE" w:rsidRDefault="004C4B31" w:rsidP="00E54BCE">
            <w:pPr>
              <w:rPr>
                <w:rFonts w:eastAsia="ArialMT" w:cstheme="minorHAnsi"/>
                <w:sz w:val="24"/>
                <w:szCs w:val="24"/>
              </w:rPr>
            </w:pPr>
            <w:r>
              <w:rPr>
                <w:rFonts w:eastAsia="ArialMT" w:cstheme="minorHAnsi"/>
                <w:sz w:val="24"/>
                <w:szCs w:val="24"/>
              </w:rPr>
              <w:t>9/29/2025</w:t>
            </w:r>
          </w:p>
        </w:tc>
        <w:tc>
          <w:tcPr>
            <w:tcW w:w="1375" w:type="dxa"/>
          </w:tcPr>
          <w:p w14:paraId="324C4919" w14:textId="6D419AA9" w:rsidR="00E54BCE" w:rsidRDefault="004D674E" w:rsidP="00E54BCE">
            <w:pPr>
              <w:rPr>
                <w:rFonts w:eastAsia="ArialMT" w:cstheme="minorHAnsi"/>
                <w:sz w:val="24"/>
                <w:szCs w:val="24"/>
              </w:rPr>
            </w:pPr>
            <w:r>
              <w:rPr>
                <w:rFonts w:eastAsia="ArialMT" w:cstheme="minorHAnsi"/>
                <w:sz w:val="24"/>
                <w:szCs w:val="24"/>
              </w:rPr>
              <w:t>10/6/2025</w:t>
            </w:r>
          </w:p>
        </w:tc>
        <w:tc>
          <w:tcPr>
            <w:tcW w:w="1251" w:type="dxa"/>
          </w:tcPr>
          <w:p w14:paraId="32D46F9C" w14:textId="77777777" w:rsidR="004C4B31" w:rsidRDefault="00590C38" w:rsidP="004C4B31">
            <w:pPr>
              <w:rPr>
                <w:rFonts w:eastAsia="ArialMT" w:cstheme="minorHAnsi"/>
                <w:sz w:val="24"/>
                <w:szCs w:val="24"/>
              </w:rPr>
            </w:pPr>
            <w:r>
              <w:rPr>
                <w:rFonts w:eastAsia="ArialMT" w:cstheme="minorHAnsi"/>
                <w:sz w:val="24"/>
                <w:szCs w:val="24"/>
              </w:rPr>
              <w:t xml:space="preserve">T: </w:t>
            </w:r>
            <w:r w:rsidR="00927E8A">
              <w:rPr>
                <w:rFonts w:eastAsia="ArialMT" w:cstheme="minorHAnsi"/>
                <w:sz w:val="24"/>
                <w:szCs w:val="24"/>
              </w:rPr>
              <w:t xml:space="preserve">4 </w:t>
            </w:r>
            <w:proofErr w:type="spellStart"/>
            <w:r w:rsidR="00927E8A">
              <w:rPr>
                <w:rFonts w:eastAsia="ArialMT" w:cstheme="minorHAnsi"/>
                <w:sz w:val="24"/>
                <w:szCs w:val="24"/>
              </w:rPr>
              <w:t>hrs</w:t>
            </w:r>
            <w:proofErr w:type="spellEnd"/>
            <w:r w:rsidR="00927E8A">
              <w:rPr>
                <w:rFonts w:eastAsia="ArialMT" w:cstheme="minorHAnsi"/>
                <w:sz w:val="24"/>
                <w:szCs w:val="24"/>
              </w:rPr>
              <w:t xml:space="preserve"> </w:t>
            </w:r>
          </w:p>
          <w:p w14:paraId="741EE48E" w14:textId="77777777" w:rsidR="00853B64" w:rsidRDefault="00853B64" w:rsidP="004C4B31">
            <w:pPr>
              <w:rPr>
                <w:rFonts w:eastAsia="ArialMT" w:cstheme="minorHAnsi"/>
                <w:sz w:val="24"/>
                <w:szCs w:val="24"/>
              </w:rPr>
            </w:pPr>
            <w:r>
              <w:rPr>
                <w:rFonts w:eastAsia="ArialMT" w:cstheme="minorHAnsi"/>
                <w:sz w:val="24"/>
                <w:szCs w:val="24"/>
              </w:rPr>
              <w:t xml:space="preserve">Vincent </w:t>
            </w:r>
          </w:p>
          <w:p w14:paraId="339D0EF0" w14:textId="728AB970" w:rsidR="00E54BCE" w:rsidRDefault="00853B64" w:rsidP="00E54BCE">
            <w:pPr>
              <w:rPr>
                <w:rFonts w:eastAsia="ArialMT" w:cstheme="minorHAnsi"/>
                <w:sz w:val="24"/>
                <w:szCs w:val="24"/>
              </w:rPr>
            </w:pPr>
            <w:r>
              <w:rPr>
                <w:rFonts w:eastAsia="ArialMT" w:cstheme="minorHAnsi"/>
                <w:sz w:val="24"/>
                <w:szCs w:val="24"/>
              </w:rPr>
              <w:t xml:space="preserve">Natalie </w:t>
            </w:r>
          </w:p>
        </w:tc>
        <w:tc>
          <w:tcPr>
            <w:tcW w:w="1181" w:type="dxa"/>
          </w:tcPr>
          <w:p w14:paraId="2B52D246" w14:textId="66488AAB" w:rsidR="00E54BCE" w:rsidRDefault="00505F01" w:rsidP="00E54BCE">
            <w:pPr>
              <w:rPr>
                <w:rFonts w:eastAsia="ArialMT" w:cstheme="minorHAnsi"/>
                <w:sz w:val="24"/>
                <w:szCs w:val="24"/>
              </w:rPr>
            </w:pPr>
            <w:r>
              <w:rPr>
                <w:rFonts w:eastAsia="ArialMT" w:cstheme="minorHAnsi"/>
                <w:sz w:val="24"/>
                <w:szCs w:val="24"/>
              </w:rPr>
              <w:t>Null</w:t>
            </w:r>
          </w:p>
        </w:tc>
        <w:tc>
          <w:tcPr>
            <w:tcW w:w="1454" w:type="dxa"/>
          </w:tcPr>
          <w:p w14:paraId="23598D0A" w14:textId="237A3E5D" w:rsidR="00E54BCE" w:rsidRDefault="00FA678E" w:rsidP="00E54BCE">
            <w:pPr>
              <w:rPr>
                <w:rFonts w:eastAsia="ArialMT" w:cstheme="minorHAnsi"/>
                <w:sz w:val="24"/>
                <w:szCs w:val="24"/>
              </w:rPr>
            </w:pPr>
            <w:r>
              <w:rPr>
                <w:rFonts w:eastAsia="ArialMT" w:cstheme="minorHAnsi"/>
                <w:sz w:val="24"/>
                <w:szCs w:val="24"/>
              </w:rPr>
              <w:t>Null</w:t>
            </w:r>
          </w:p>
        </w:tc>
      </w:tr>
      <w:tr w:rsidR="00E54BCE" w14:paraId="15886316" w14:textId="77777777" w:rsidTr="004D674E">
        <w:tc>
          <w:tcPr>
            <w:tcW w:w="800" w:type="dxa"/>
          </w:tcPr>
          <w:p w14:paraId="207B6E93" w14:textId="48FEF6CC" w:rsidR="00E54BCE" w:rsidRDefault="00B42B4C" w:rsidP="00E54BCE">
            <w:pPr>
              <w:rPr>
                <w:rFonts w:eastAsia="ArialMT" w:cstheme="minorHAnsi"/>
                <w:sz w:val="24"/>
                <w:szCs w:val="24"/>
              </w:rPr>
            </w:pPr>
            <w:r>
              <w:rPr>
                <w:rFonts w:eastAsia="ArialMT" w:cstheme="minorHAnsi"/>
                <w:sz w:val="24"/>
                <w:szCs w:val="24"/>
              </w:rPr>
              <w:t>3</w:t>
            </w:r>
          </w:p>
        </w:tc>
        <w:tc>
          <w:tcPr>
            <w:tcW w:w="1914" w:type="dxa"/>
          </w:tcPr>
          <w:p w14:paraId="3A4DB334" w14:textId="791E38D8" w:rsidR="00E54BCE" w:rsidRDefault="00A81A2B" w:rsidP="00E54BCE">
            <w:pPr>
              <w:rPr>
                <w:rFonts w:eastAsia="ArialMT" w:cstheme="minorHAnsi"/>
                <w:sz w:val="24"/>
                <w:szCs w:val="24"/>
              </w:rPr>
            </w:pPr>
            <w:r>
              <w:rPr>
                <w:rFonts w:eastAsia="ArialMT" w:cstheme="minorHAnsi"/>
                <w:sz w:val="24"/>
                <w:szCs w:val="24"/>
              </w:rPr>
              <w:t xml:space="preserve">Log in for employees </w:t>
            </w:r>
          </w:p>
        </w:tc>
        <w:tc>
          <w:tcPr>
            <w:tcW w:w="1375" w:type="dxa"/>
          </w:tcPr>
          <w:p w14:paraId="51E09566" w14:textId="1E208C49" w:rsidR="00E54BCE" w:rsidRDefault="006D0E7B" w:rsidP="00E54BCE">
            <w:pPr>
              <w:rPr>
                <w:rFonts w:eastAsia="ArialMT" w:cstheme="minorHAnsi"/>
                <w:sz w:val="24"/>
                <w:szCs w:val="24"/>
              </w:rPr>
            </w:pPr>
            <w:r>
              <w:rPr>
                <w:rFonts w:eastAsia="ArialMT" w:cstheme="minorHAnsi"/>
                <w:sz w:val="24"/>
                <w:szCs w:val="24"/>
              </w:rPr>
              <w:t>10/6/2025</w:t>
            </w:r>
          </w:p>
        </w:tc>
        <w:tc>
          <w:tcPr>
            <w:tcW w:w="1375" w:type="dxa"/>
          </w:tcPr>
          <w:p w14:paraId="2FD05D25" w14:textId="43252C16" w:rsidR="00E54BCE" w:rsidRDefault="004D674E" w:rsidP="00E54BCE">
            <w:pPr>
              <w:rPr>
                <w:rFonts w:eastAsia="ArialMT" w:cstheme="minorHAnsi"/>
                <w:sz w:val="24"/>
                <w:szCs w:val="24"/>
              </w:rPr>
            </w:pPr>
            <w:r>
              <w:rPr>
                <w:rFonts w:eastAsia="ArialMT" w:cstheme="minorHAnsi"/>
                <w:sz w:val="24"/>
                <w:szCs w:val="24"/>
              </w:rPr>
              <w:t>10/</w:t>
            </w:r>
            <w:r w:rsidR="00053AEB">
              <w:rPr>
                <w:rFonts w:eastAsia="ArialMT" w:cstheme="minorHAnsi"/>
                <w:sz w:val="24"/>
                <w:szCs w:val="24"/>
              </w:rPr>
              <w:t>13</w:t>
            </w:r>
            <w:r>
              <w:rPr>
                <w:rFonts w:eastAsia="ArialMT" w:cstheme="minorHAnsi"/>
                <w:sz w:val="24"/>
                <w:szCs w:val="24"/>
              </w:rPr>
              <w:t>/2025</w:t>
            </w:r>
          </w:p>
        </w:tc>
        <w:tc>
          <w:tcPr>
            <w:tcW w:w="1251" w:type="dxa"/>
          </w:tcPr>
          <w:p w14:paraId="1ABDD5B6" w14:textId="1196300D" w:rsidR="004C4B31" w:rsidRDefault="00853B64" w:rsidP="004C4B31">
            <w:pPr>
              <w:rPr>
                <w:rFonts w:eastAsia="ArialMT" w:cstheme="minorHAnsi"/>
                <w:sz w:val="24"/>
                <w:szCs w:val="24"/>
              </w:rPr>
            </w:pPr>
            <w:r>
              <w:rPr>
                <w:rFonts w:eastAsia="ArialMT" w:cstheme="minorHAnsi"/>
                <w:sz w:val="24"/>
                <w:szCs w:val="24"/>
              </w:rPr>
              <w:t xml:space="preserve">T: </w:t>
            </w:r>
            <w:r w:rsidR="00B77863">
              <w:rPr>
                <w:rFonts w:eastAsia="ArialMT" w:cstheme="minorHAnsi"/>
                <w:sz w:val="24"/>
                <w:szCs w:val="24"/>
              </w:rPr>
              <w:t xml:space="preserve">5 </w:t>
            </w:r>
            <w:proofErr w:type="spellStart"/>
            <w:r w:rsidR="00B77863">
              <w:rPr>
                <w:rFonts w:eastAsia="ArialMT" w:cstheme="minorHAnsi"/>
                <w:sz w:val="24"/>
                <w:szCs w:val="24"/>
              </w:rPr>
              <w:t>hrs</w:t>
            </w:r>
            <w:proofErr w:type="spellEnd"/>
            <w:r w:rsidR="00B77863">
              <w:rPr>
                <w:rFonts w:eastAsia="ArialMT" w:cstheme="minorHAnsi"/>
                <w:sz w:val="24"/>
                <w:szCs w:val="24"/>
              </w:rPr>
              <w:t xml:space="preserve"> </w:t>
            </w:r>
          </w:p>
          <w:p w14:paraId="38F3DF2F" w14:textId="77777777" w:rsidR="00B77863" w:rsidRDefault="00B77863" w:rsidP="004C4B31">
            <w:pPr>
              <w:rPr>
                <w:rFonts w:eastAsia="ArialMT" w:cstheme="minorHAnsi"/>
                <w:sz w:val="24"/>
                <w:szCs w:val="24"/>
              </w:rPr>
            </w:pPr>
            <w:r>
              <w:rPr>
                <w:rFonts w:eastAsia="ArialMT" w:cstheme="minorHAnsi"/>
                <w:sz w:val="24"/>
                <w:szCs w:val="24"/>
              </w:rPr>
              <w:t xml:space="preserve">Brice </w:t>
            </w:r>
          </w:p>
          <w:p w14:paraId="67922E47" w14:textId="2E65E22D" w:rsidR="00E54BCE" w:rsidRDefault="00B77863" w:rsidP="00E54BCE">
            <w:pPr>
              <w:rPr>
                <w:rFonts w:eastAsia="ArialMT" w:cstheme="minorHAnsi"/>
                <w:sz w:val="24"/>
                <w:szCs w:val="24"/>
              </w:rPr>
            </w:pPr>
            <w:r>
              <w:rPr>
                <w:rFonts w:eastAsia="ArialMT" w:cstheme="minorHAnsi"/>
                <w:sz w:val="24"/>
                <w:szCs w:val="24"/>
              </w:rPr>
              <w:t xml:space="preserve">Chris </w:t>
            </w:r>
          </w:p>
        </w:tc>
        <w:tc>
          <w:tcPr>
            <w:tcW w:w="1181" w:type="dxa"/>
          </w:tcPr>
          <w:p w14:paraId="6E0651D3" w14:textId="0F114B2A" w:rsidR="00E54BCE" w:rsidRDefault="00505F01" w:rsidP="00E54BCE">
            <w:pPr>
              <w:rPr>
                <w:rFonts w:eastAsia="ArialMT" w:cstheme="minorHAnsi"/>
                <w:sz w:val="24"/>
                <w:szCs w:val="24"/>
              </w:rPr>
            </w:pPr>
            <w:r>
              <w:rPr>
                <w:rFonts w:eastAsia="ArialMT" w:cstheme="minorHAnsi"/>
                <w:sz w:val="24"/>
                <w:szCs w:val="24"/>
              </w:rPr>
              <w:t>Null</w:t>
            </w:r>
          </w:p>
        </w:tc>
        <w:tc>
          <w:tcPr>
            <w:tcW w:w="1454" w:type="dxa"/>
          </w:tcPr>
          <w:p w14:paraId="037E0B69" w14:textId="6B6B7295" w:rsidR="00E54BCE" w:rsidRDefault="00FA678E" w:rsidP="00E54BCE">
            <w:pPr>
              <w:rPr>
                <w:rFonts w:eastAsia="ArialMT" w:cstheme="minorHAnsi"/>
                <w:sz w:val="24"/>
                <w:szCs w:val="24"/>
              </w:rPr>
            </w:pPr>
            <w:r>
              <w:rPr>
                <w:rFonts w:eastAsia="ArialMT" w:cstheme="minorHAnsi"/>
                <w:sz w:val="24"/>
                <w:szCs w:val="24"/>
              </w:rPr>
              <w:t>Null</w:t>
            </w:r>
          </w:p>
        </w:tc>
      </w:tr>
      <w:tr w:rsidR="006562E4" w14:paraId="27DF91C2" w14:textId="77777777" w:rsidTr="004D674E">
        <w:tc>
          <w:tcPr>
            <w:tcW w:w="800" w:type="dxa"/>
          </w:tcPr>
          <w:p w14:paraId="2C4DEF5A" w14:textId="100E4E58" w:rsidR="006562E4" w:rsidRDefault="006562E4" w:rsidP="00E54BCE">
            <w:pPr>
              <w:rPr>
                <w:rFonts w:eastAsia="ArialMT" w:cstheme="minorHAnsi"/>
                <w:sz w:val="24"/>
                <w:szCs w:val="24"/>
              </w:rPr>
            </w:pPr>
            <w:r>
              <w:rPr>
                <w:rFonts w:eastAsia="ArialMT" w:cstheme="minorHAnsi"/>
                <w:sz w:val="24"/>
                <w:szCs w:val="24"/>
              </w:rPr>
              <w:t xml:space="preserve"> </w:t>
            </w:r>
            <w:r w:rsidR="00B42B4C">
              <w:rPr>
                <w:rFonts w:eastAsia="ArialMT" w:cstheme="minorHAnsi"/>
                <w:sz w:val="24"/>
                <w:szCs w:val="24"/>
              </w:rPr>
              <w:t>4</w:t>
            </w:r>
          </w:p>
        </w:tc>
        <w:tc>
          <w:tcPr>
            <w:tcW w:w="1914" w:type="dxa"/>
          </w:tcPr>
          <w:p w14:paraId="44E4178D" w14:textId="09E6ACA9" w:rsidR="006562E4" w:rsidRDefault="00A81A2B" w:rsidP="00E54BCE">
            <w:pPr>
              <w:rPr>
                <w:rFonts w:eastAsia="ArialMT" w:cstheme="minorHAnsi"/>
                <w:sz w:val="24"/>
                <w:szCs w:val="24"/>
              </w:rPr>
            </w:pPr>
            <w:r>
              <w:rPr>
                <w:rFonts w:eastAsia="ArialMT" w:cstheme="minorHAnsi"/>
                <w:sz w:val="24"/>
                <w:szCs w:val="24"/>
              </w:rPr>
              <w:t xml:space="preserve">Create </w:t>
            </w:r>
            <w:r w:rsidR="008175F4">
              <w:rPr>
                <w:rFonts w:eastAsia="ArialMT" w:cstheme="minorHAnsi"/>
                <w:sz w:val="24"/>
                <w:szCs w:val="24"/>
              </w:rPr>
              <w:t>customer</w:t>
            </w:r>
            <w:r>
              <w:rPr>
                <w:rFonts w:eastAsia="ArialMT" w:cstheme="minorHAnsi"/>
                <w:sz w:val="24"/>
                <w:szCs w:val="24"/>
              </w:rPr>
              <w:t xml:space="preserve"> page </w:t>
            </w:r>
          </w:p>
        </w:tc>
        <w:tc>
          <w:tcPr>
            <w:tcW w:w="1375" w:type="dxa"/>
          </w:tcPr>
          <w:p w14:paraId="7D685D7A" w14:textId="7BDD79E9" w:rsidR="006562E4" w:rsidRDefault="00FC6F4A" w:rsidP="00E54BCE">
            <w:pPr>
              <w:rPr>
                <w:rFonts w:eastAsia="ArialMT" w:cstheme="minorHAnsi"/>
                <w:sz w:val="24"/>
                <w:szCs w:val="24"/>
              </w:rPr>
            </w:pPr>
            <w:r>
              <w:rPr>
                <w:rFonts w:eastAsia="ArialMT" w:cstheme="minorHAnsi"/>
                <w:sz w:val="24"/>
                <w:szCs w:val="24"/>
              </w:rPr>
              <w:t>10/13/2025</w:t>
            </w:r>
          </w:p>
        </w:tc>
        <w:tc>
          <w:tcPr>
            <w:tcW w:w="1375" w:type="dxa"/>
          </w:tcPr>
          <w:p w14:paraId="27D708AF" w14:textId="708BD4C2" w:rsidR="006562E4" w:rsidRDefault="004D674E" w:rsidP="00E54BCE">
            <w:pPr>
              <w:rPr>
                <w:rFonts w:eastAsia="ArialMT" w:cstheme="minorHAnsi"/>
                <w:sz w:val="24"/>
                <w:szCs w:val="24"/>
              </w:rPr>
            </w:pPr>
            <w:r>
              <w:rPr>
                <w:rFonts w:eastAsia="ArialMT" w:cstheme="minorHAnsi"/>
                <w:sz w:val="24"/>
                <w:szCs w:val="24"/>
              </w:rPr>
              <w:t>10/20/2025</w:t>
            </w:r>
          </w:p>
        </w:tc>
        <w:tc>
          <w:tcPr>
            <w:tcW w:w="1251" w:type="dxa"/>
          </w:tcPr>
          <w:p w14:paraId="0D38B2CC" w14:textId="77777777" w:rsidR="004C4B31" w:rsidRDefault="00B77863" w:rsidP="004C4B31">
            <w:pPr>
              <w:rPr>
                <w:rFonts w:eastAsia="ArialMT" w:cstheme="minorHAnsi"/>
                <w:sz w:val="24"/>
                <w:szCs w:val="24"/>
              </w:rPr>
            </w:pPr>
            <w:r>
              <w:rPr>
                <w:rFonts w:eastAsia="ArialMT" w:cstheme="minorHAnsi"/>
                <w:sz w:val="24"/>
                <w:szCs w:val="24"/>
              </w:rPr>
              <w:t xml:space="preserve">T: </w:t>
            </w:r>
            <w:r w:rsidR="0065735F">
              <w:rPr>
                <w:rFonts w:eastAsia="ArialMT" w:cstheme="minorHAnsi"/>
                <w:sz w:val="24"/>
                <w:szCs w:val="24"/>
              </w:rPr>
              <w:t xml:space="preserve">13 </w:t>
            </w:r>
            <w:proofErr w:type="spellStart"/>
            <w:r w:rsidR="0065735F">
              <w:rPr>
                <w:rFonts w:eastAsia="ArialMT" w:cstheme="minorHAnsi"/>
                <w:sz w:val="24"/>
                <w:szCs w:val="24"/>
              </w:rPr>
              <w:t>hrs</w:t>
            </w:r>
            <w:proofErr w:type="spellEnd"/>
            <w:r w:rsidR="0065735F">
              <w:rPr>
                <w:rFonts w:eastAsia="ArialMT" w:cstheme="minorHAnsi"/>
                <w:sz w:val="24"/>
                <w:szCs w:val="24"/>
              </w:rPr>
              <w:t xml:space="preserve"> </w:t>
            </w:r>
          </w:p>
          <w:p w14:paraId="2476AFCC" w14:textId="77777777" w:rsidR="0065735F" w:rsidRDefault="0065735F" w:rsidP="004C4B31">
            <w:pPr>
              <w:rPr>
                <w:rFonts w:eastAsia="ArialMT" w:cstheme="minorHAnsi"/>
                <w:sz w:val="24"/>
                <w:szCs w:val="24"/>
              </w:rPr>
            </w:pPr>
            <w:r>
              <w:rPr>
                <w:rFonts w:eastAsia="ArialMT" w:cstheme="minorHAnsi"/>
                <w:sz w:val="24"/>
                <w:szCs w:val="24"/>
              </w:rPr>
              <w:t xml:space="preserve">Natalie </w:t>
            </w:r>
          </w:p>
          <w:p w14:paraId="4D6CCD7D" w14:textId="77777777" w:rsidR="0065735F" w:rsidRDefault="0065735F" w:rsidP="004C4B31">
            <w:pPr>
              <w:rPr>
                <w:rFonts w:eastAsia="ArialMT" w:cstheme="minorHAnsi"/>
                <w:sz w:val="24"/>
                <w:szCs w:val="24"/>
              </w:rPr>
            </w:pPr>
            <w:r>
              <w:rPr>
                <w:rFonts w:eastAsia="ArialMT" w:cstheme="minorHAnsi"/>
                <w:sz w:val="24"/>
                <w:szCs w:val="24"/>
              </w:rPr>
              <w:t xml:space="preserve">Chris </w:t>
            </w:r>
          </w:p>
          <w:p w14:paraId="7F74E2AF" w14:textId="02B9AF27" w:rsidR="006562E4" w:rsidRDefault="0065735F" w:rsidP="00E54BCE">
            <w:pPr>
              <w:rPr>
                <w:rFonts w:eastAsia="ArialMT" w:cstheme="minorHAnsi"/>
                <w:sz w:val="24"/>
                <w:szCs w:val="24"/>
              </w:rPr>
            </w:pPr>
            <w:r>
              <w:rPr>
                <w:rFonts w:eastAsia="ArialMT" w:cstheme="minorHAnsi"/>
                <w:sz w:val="24"/>
                <w:szCs w:val="24"/>
              </w:rPr>
              <w:t xml:space="preserve">Brice </w:t>
            </w:r>
          </w:p>
        </w:tc>
        <w:tc>
          <w:tcPr>
            <w:tcW w:w="1181" w:type="dxa"/>
          </w:tcPr>
          <w:p w14:paraId="42294DDB" w14:textId="7EFAB90E" w:rsidR="006562E4" w:rsidRDefault="00505F01" w:rsidP="00E54BCE">
            <w:pPr>
              <w:rPr>
                <w:rFonts w:eastAsia="ArialMT" w:cstheme="minorHAnsi"/>
                <w:sz w:val="24"/>
                <w:szCs w:val="24"/>
              </w:rPr>
            </w:pPr>
            <w:r>
              <w:rPr>
                <w:rFonts w:eastAsia="ArialMT" w:cstheme="minorHAnsi"/>
                <w:sz w:val="24"/>
                <w:szCs w:val="24"/>
              </w:rPr>
              <w:t>Null</w:t>
            </w:r>
          </w:p>
        </w:tc>
        <w:tc>
          <w:tcPr>
            <w:tcW w:w="1454" w:type="dxa"/>
          </w:tcPr>
          <w:p w14:paraId="459CB52E" w14:textId="6310D0B3" w:rsidR="006562E4" w:rsidRDefault="00FA678E" w:rsidP="00E54BCE">
            <w:pPr>
              <w:rPr>
                <w:rFonts w:eastAsia="ArialMT" w:cstheme="minorHAnsi"/>
                <w:sz w:val="24"/>
                <w:szCs w:val="24"/>
              </w:rPr>
            </w:pPr>
            <w:r>
              <w:rPr>
                <w:rFonts w:eastAsia="ArialMT" w:cstheme="minorHAnsi"/>
                <w:sz w:val="24"/>
                <w:szCs w:val="24"/>
              </w:rPr>
              <w:t>Null</w:t>
            </w:r>
          </w:p>
        </w:tc>
      </w:tr>
      <w:tr w:rsidR="006562E4" w14:paraId="206C14FA" w14:textId="77777777" w:rsidTr="004D674E">
        <w:tc>
          <w:tcPr>
            <w:tcW w:w="800" w:type="dxa"/>
          </w:tcPr>
          <w:p w14:paraId="46E79678" w14:textId="029D2DFB" w:rsidR="006562E4" w:rsidRDefault="00B42B4C" w:rsidP="00E54BCE">
            <w:pPr>
              <w:rPr>
                <w:rFonts w:eastAsia="ArialMT" w:cstheme="minorHAnsi"/>
                <w:sz w:val="24"/>
                <w:szCs w:val="24"/>
              </w:rPr>
            </w:pPr>
            <w:r>
              <w:rPr>
                <w:rFonts w:eastAsia="ArialMT" w:cstheme="minorHAnsi"/>
                <w:sz w:val="24"/>
                <w:szCs w:val="24"/>
              </w:rPr>
              <w:t>4.1</w:t>
            </w:r>
          </w:p>
        </w:tc>
        <w:tc>
          <w:tcPr>
            <w:tcW w:w="1914" w:type="dxa"/>
          </w:tcPr>
          <w:p w14:paraId="3D844F03" w14:textId="7FADCE7F" w:rsidR="00C240AF" w:rsidRDefault="008175F4" w:rsidP="00E54BCE">
            <w:pPr>
              <w:rPr>
                <w:rFonts w:eastAsia="ArialMT" w:cstheme="minorHAnsi"/>
                <w:sz w:val="24"/>
                <w:szCs w:val="24"/>
              </w:rPr>
            </w:pPr>
            <w:r>
              <w:rPr>
                <w:rFonts w:eastAsia="ArialMT" w:cstheme="minorHAnsi"/>
                <w:sz w:val="24"/>
                <w:szCs w:val="24"/>
              </w:rPr>
              <w:t xml:space="preserve">Prompting user for information and to create customer </w:t>
            </w:r>
          </w:p>
        </w:tc>
        <w:tc>
          <w:tcPr>
            <w:tcW w:w="1375" w:type="dxa"/>
          </w:tcPr>
          <w:p w14:paraId="17D802A1" w14:textId="0AE442B5" w:rsidR="006562E4" w:rsidRDefault="004C4B31" w:rsidP="00E54BCE">
            <w:pPr>
              <w:rPr>
                <w:rFonts w:eastAsia="ArialMT" w:cstheme="minorHAnsi"/>
                <w:sz w:val="24"/>
                <w:szCs w:val="24"/>
              </w:rPr>
            </w:pPr>
            <w:r>
              <w:rPr>
                <w:rFonts w:eastAsia="ArialMT" w:cstheme="minorHAnsi"/>
                <w:sz w:val="24"/>
                <w:szCs w:val="24"/>
              </w:rPr>
              <w:t>10/13/2025</w:t>
            </w:r>
          </w:p>
        </w:tc>
        <w:tc>
          <w:tcPr>
            <w:tcW w:w="1375" w:type="dxa"/>
          </w:tcPr>
          <w:p w14:paraId="54E99A7A" w14:textId="6D156C77" w:rsidR="006562E4" w:rsidRDefault="004D674E" w:rsidP="00E54BCE">
            <w:pPr>
              <w:rPr>
                <w:rFonts w:eastAsia="ArialMT" w:cstheme="minorHAnsi"/>
                <w:sz w:val="24"/>
                <w:szCs w:val="24"/>
              </w:rPr>
            </w:pPr>
            <w:r>
              <w:rPr>
                <w:rFonts w:eastAsia="ArialMT" w:cstheme="minorHAnsi"/>
                <w:sz w:val="24"/>
                <w:szCs w:val="24"/>
              </w:rPr>
              <w:t>10/20/2025</w:t>
            </w:r>
          </w:p>
        </w:tc>
        <w:tc>
          <w:tcPr>
            <w:tcW w:w="1251" w:type="dxa"/>
          </w:tcPr>
          <w:p w14:paraId="2ED97BD5" w14:textId="77777777" w:rsidR="004C4B31" w:rsidRDefault="0065735F" w:rsidP="004C4B31">
            <w:pPr>
              <w:rPr>
                <w:rFonts w:eastAsia="ArialMT" w:cstheme="minorHAnsi"/>
                <w:sz w:val="24"/>
                <w:szCs w:val="24"/>
              </w:rPr>
            </w:pPr>
            <w:r>
              <w:rPr>
                <w:rFonts w:eastAsia="ArialMT" w:cstheme="minorHAnsi"/>
                <w:sz w:val="24"/>
                <w:szCs w:val="24"/>
              </w:rPr>
              <w:t xml:space="preserve">T: </w:t>
            </w:r>
            <w:r w:rsidR="00882704">
              <w:rPr>
                <w:rFonts w:eastAsia="ArialMT" w:cstheme="minorHAnsi"/>
                <w:sz w:val="24"/>
                <w:szCs w:val="24"/>
              </w:rPr>
              <w:t xml:space="preserve">3 </w:t>
            </w:r>
            <w:proofErr w:type="spellStart"/>
            <w:r w:rsidR="00882704">
              <w:rPr>
                <w:rFonts w:eastAsia="ArialMT" w:cstheme="minorHAnsi"/>
                <w:sz w:val="24"/>
                <w:szCs w:val="24"/>
              </w:rPr>
              <w:t>hrs</w:t>
            </w:r>
            <w:proofErr w:type="spellEnd"/>
          </w:p>
          <w:p w14:paraId="448131D0" w14:textId="77777777" w:rsidR="00882704" w:rsidRDefault="00882704" w:rsidP="004C4B31">
            <w:pPr>
              <w:rPr>
                <w:rFonts w:eastAsia="ArialMT" w:cstheme="minorHAnsi"/>
                <w:sz w:val="24"/>
                <w:szCs w:val="24"/>
              </w:rPr>
            </w:pPr>
            <w:r>
              <w:rPr>
                <w:rFonts w:eastAsia="ArialMT" w:cstheme="minorHAnsi"/>
                <w:sz w:val="24"/>
                <w:szCs w:val="24"/>
              </w:rPr>
              <w:t xml:space="preserve">Natalie </w:t>
            </w:r>
          </w:p>
          <w:p w14:paraId="20D818CF" w14:textId="7C4F38DA" w:rsidR="006562E4" w:rsidRDefault="00882704" w:rsidP="00E54BCE">
            <w:pPr>
              <w:rPr>
                <w:rFonts w:eastAsia="ArialMT" w:cstheme="minorHAnsi"/>
                <w:sz w:val="24"/>
                <w:szCs w:val="24"/>
              </w:rPr>
            </w:pPr>
            <w:r>
              <w:rPr>
                <w:rFonts w:eastAsia="ArialMT" w:cstheme="minorHAnsi"/>
                <w:sz w:val="24"/>
                <w:szCs w:val="24"/>
              </w:rPr>
              <w:t xml:space="preserve">Vincent </w:t>
            </w:r>
          </w:p>
        </w:tc>
        <w:tc>
          <w:tcPr>
            <w:tcW w:w="1181" w:type="dxa"/>
          </w:tcPr>
          <w:p w14:paraId="1D3C728D" w14:textId="510FB7C5" w:rsidR="006562E4" w:rsidRDefault="00505F01" w:rsidP="00E54BCE">
            <w:pPr>
              <w:rPr>
                <w:rFonts w:eastAsia="ArialMT" w:cstheme="minorHAnsi"/>
                <w:sz w:val="24"/>
                <w:szCs w:val="24"/>
              </w:rPr>
            </w:pPr>
            <w:r>
              <w:rPr>
                <w:rFonts w:eastAsia="ArialMT" w:cstheme="minorHAnsi"/>
                <w:sz w:val="24"/>
                <w:szCs w:val="24"/>
              </w:rPr>
              <w:t>Null</w:t>
            </w:r>
          </w:p>
        </w:tc>
        <w:tc>
          <w:tcPr>
            <w:tcW w:w="1454" w:type="dxa"/>
          </w:tcPr>
          <w:p w14:paraId="33034B4A" w14:textId="703DEF3D" w:rsidR="006562E4" w:rsidRDefault="00FA678E" w:rsidP="00E54BCE">
            <w:pPr>
              <w:rPr>
                <w:rFonts w:eastAsia="ArialMT" w:cstheme="minorHAnsi"/>
                <w:sz w:val="24"/>
                <w:szCs w:val="24"/>
              </w:rPr>
            </w:pPr>
            <w:r>
              <w:rPr>
                <w:rFonts w:eastAsia="ArialMT" w:cstheme="minorHAnsi"/>
                <w:sz w:val="24"/>
                <w:szCs w:val="24"/>
              </w:rPr>
              <w:t xml:space="preserve">Null </w:t>
            </w:r>
          </w:p>
        </w:tc>
      </w:tr>
      <w:tr w:rsidR="001506E5" w14:paraId="10F5A020" w14:textId="77777777" w:rsidTr="004D674E">
        <w:tc>
          <w:tcPr>
            <w:tcW w:w="800" w:type="dxa"/>
          </w:tcPr>
          <w:p w14:paraId="60E74E87" w14:textId="7BD12CB1" w:rsidR="001506E5" w:rsidRDefault="006A440D" w:rsidP="00E54BCE">
            <w:pPr>
              <w:rPr>
                <w:rFonts w:eastAsia="ArialMT" w:cstheme="minorHAnsi"/>
                <w:sz w:val="24"/>
                <w:szCs w:val="24"/>
              </w:rPr>
            </w:pPr>
            <w:r>
              <w:rPr>
                <w:rFonts w:eastAsia="ArialMT" w:cstheme="minorHAnsi"/>
                <w:sz w:val="24"/>
                <w:szCs w:val="24"/>
              </w:rPr>
              <w:t>4.2</w:t>
            </w:r>
          </w:p>
        </w:tc>
        <w:tc>
          <w:tcPr>
            <w:tcW w:w="1914" w:type="dxa"/>
          </w:tcPr>
          <w:p w14:paraId="24BC85DC" w14:textId="639BEF7A" w:rsidR="001506E5" w:rsidRDefault="008E5524" w:rsidP="00E54BCE">
            <w:pPr>
              <w:rPr>
                <w:rFonts w:eastAsia="ArialMT" w:cstheme="minorHAnsi"/>
                <w:sz w:val="24"/>
                <w:szCs w:val="24"/>
              </w:rPr>
            </w:pPr>
            <w:r>
              <w:rPr>
                <w:rFonts w:eastAsia="ArialMT" w:cstheme="minorHAnsi"/>
                <w:sz w:val="24"/>
                <w:szCs w:val="24"/>
              </w:rPr>
              <w:t xml:space="preserve">Quick links for earlier pages </w:t>
            </w:r>
          </w:p>
        </w:tc>
        <w:tc>
          <w:tcPr>
            <w:tcW w:w="1375" w:type="dxa"/>
          </w:tcPr>
          <w:p w14:paraId="6F680337" w14:textId="5044EB8C" w:rsidR="001506E5" w:rsidRDefault="004C4B31" w:rsidP="004C4B31">
            <w:pPr>
              <w:jc w:val="center"/>
              <w:rPr>
                <w:rFonts w:eastAsia="ArialMT" w:cstheme="minorHAnsi"/>
                <w:sz w:val="24"/>
                <w:szCs w:val="24"/>
              </w:rPr>
            </w:pPr>
            <w:r>
              <w:rPr>
                <w:rFonts w:eastAsia="ArialMT" w:cstheme="minorHAnsi"/>
                <w:sz w:val="24"/>
                <w:szCs w:val="24"/>
              </w:rPr>
              <w:t>10/13/2025</w:t>
            </w:r>
          </w:p>
        </w:tc>
        <w:tc>
          <w:tcPr>
            <w:tcW w:w="1375" w:type="dxa"/>
          </w:tcPr>
          <w:p w14:paraId="04503AF6" w14:textId="0E6344E1" w:rsidR="001506E5" w:rsidRDefault="004D674E" w:rsidP="00E54BCE">
            <w:pPr>
              <w:rPr>
                <w:rFonts w:eastAsia="ArialMT" w:cstheme="minorHAnsi"/>
                <w:sz w:val="24"/>
                <w:szCs w:val="24"/>
              </w:rPr>
            </w:pPr>
            <w:r>
              <w:rPr>
                <w:rFonts w:eastAsia="ArialMT" w:cstheme="minorHAnsi"/>
                <w:sz w:val="24"/>
                <w:szCs w:val="24"/>
              </w:rPr>
              <w:t>10/20/2025</w:t>
            </w:r>
          </w:p>
        </w:tc>
        <w:tc>
          <w:tcPr>
            <w:tcW w:w="1251" w:type="dxa"/>
          </w:tcPr>
          <w:p w14:paraId="5DE7F69A" w14:textId="46DBCE7D" w:rsidR="004C4B31" w:rsidRDefault="00882704" w:rsidP="004C4B31">
            <w:pPr>
              <w:rPr>
                <w:rFonts w:eastAsia="ArialMT" w:cstheme="minorHAnsi"/>
                <w:sz w:val="24"/>
                <w:szCs w:val="24"/>
              </w:rPr>
            </w:pPr>
            <w:r>
              <w:rPr>
                <w:rFonts w:eastAsia="ArialMT" w:cstheme="minorHAnsi"/>
                <w:sz w:val="24"/>
                <w:szCs w:val="24"/>
              </w:rPr>
              <w:t xml:space="preserve">T: </w:t>
            </w:r>
            <w:r w:rsidR="0021428C">
              <w:rPr>
                <w:rFonts w:eastAsia="ArialMT" w:cstheme="minorHAnsi"/>
                <w:sz w:val="24"/>
                <w:szCs w:val="24"/>
              </w:rPr>
              <w:t xml:space="preserve">7 </w:t>
            </w:r>
            <w:proofErr w:type="spellStart"/>
            <w:r w:rsidR="0021428C">
              <w:rPr>
                <w:rFonts w:eastAsia="ArialMT" w:cstheme="minorHAnsi"/>
                <w:sz w:val="24"/>
                <w:szCs w:val="24"/>
              </w:rPr>
              <w:t>hrs</w:t>
            </w:r>
            <w:proofErr w:type="spellEnd"/>
          </w:p>
          <w:p w14:paraId="7BB897E6" w14:textId="77777777" w:rsidR="0021428C" w:rsidRDefault="0021428C" w:rsidP="004C4B31">
            <w:pPr>
              <w:rPr>
                <w:rFonts w:eastAsia="ArialMT" w:cstheme="minorHAnsi"/>
                <w:sz w:val="24"/>
                <w:szCs w:val="24"/>
              </w:rPr>
            </w:pPr>
            <w:r>
              <w:rPr>
                <w:rFonts w:eastAsia="ArialMT" w:cstheme="minorHAnsi"/>
                <w:sz w:val="24"/>
                <w:szCs w:val="24"/>
              </w:rPr>
              <w:t xml:space="preserve">Chris </w:t>
            </w:r>
          </w:p>
          <w:p w14:paraId="14F2AB17" w14:textId="1E5B6875" w:rsidR="001506E5" w:rsidRDefault="0021428C" w:rsidP="00E54BCE">
            <w:pPr>
              <w:rPr>
                <w:rFonts w:eastAsia="ArialMT" w:cstheme="minorHAnsi"/>
                <w:sz w:val="24"/>
                <w:szCs w:val="24"/>
              </w:rPr>
            </w:pPr>
            <w:r>
              <w:rPr>
                <w:rFonts w:eastAsia="ArialMT" w:cstheme="minorHAnsi"/>
                <w:sz w:val="24"/>
                <w:szCs w:val="24"/>
              </w:rPr>
              <w:t xml:space="preserve">Vincent </w:t>
            </w:r>
          </w:p>
        </w:tc>
        <w:tc>
          <w:tcPr>
            <w:tcW w:w="1181" w:type="dxa"/>
          </w:tcPr>
          <w:p w14:paraId="3C9A3BEA" w14:textId="6309D17D" w:rsidR="001506E5" w:rsidRDefault="00505F01" w:rsidP="00E54BCE">
            <w:pPr>
              <w:rPr>
                <w:rFonts w:eastAsia="ArialMT" w:cstheme="minorHAnsi"/>
                <w:sz w:val="24"/>
                <w:szCs w:val="24"/>
              </w:rPr>
            </w:pPr>
            <w:r>
              <w:rPr>
                <w:rFonts w:eastAsia="ArialMT" w:cstheme="minorHAnsi"/>
                <w:sz w:val="24"/>
                <w:szCs w:val="24"/>
              </w:rPr>
              <w:t>null</w:t>
            </w:r>
          </w:p>
        </w:tc>
        <w:tc>
          <w:tcPr>
            <w:tcW w:w="1454" w:type="dxa"/>
          </w:tcPr>
          <w:p w14:paraId="03F96072" w14:textId="31BABC85" w:rsidR="001506E5" w:rsidRDefault="00253F53" w:rsidP="00E54BCE">
            <w:pPr>
              <w:rPr>
                <w:rFonts w:eastAsia="ArialMT" w:cstheme="minorHAnsi"/>
                <w:sz w:val="24"/>
                <w:szCs w:val="24"/>
              </w:rPr>
            </w:pPr>
            <w:r>
              <w:rPr>
                <w:rFonts w:eastAsia="ArialMT" w:cstheme="minorHAnsi"/>
                <w:sz w:val="24"/>
                <w:szCs w:val="24"/>
              </w:rPr>
              <w:t>null</w:t>
            </w:r>
          </w:p>
        </w:tc>
      </w:tr>
      <w:tr w:rsidR="00B65D19" w14:paraId="1BBA301D" w14:textId="77777777" w:rsidTr="004D674E">
        <w:tc>
          <w:tcPr>
            <w:tcW w:w="800" w:type="dxa"/>
          </w:tcPr>
          <w:p w14:paraId="3B6390C9" w14:textId="250C744C" w:rsidR="00B65D19" w:rsidRDefault="006074C8" w:rsidP="00E54BCE">
            <w:pPr>
              <w:rPr>
                <w:rFonts w:eastAsia="ArialMT" w:cstheme="minorHAnsi"/>
                <w:sz w:val="24"/>
                <w:szCs w:val="24"/>
              </w:rPr>
            </w:pPr>
            <w:r>
              <w:rPr>
                <w:rFonts w:eastAsia="ArialMT" w:cstheme="minorHAnsi"/>
                <w:sz w:val="24"/>
                <w:szCs w:val="24"/>
              </w:rPr>
              <w:t>5</w:t>
            </w:r>
          </w:p>
        </w:tc>
        <w:tc>
          <w:tcPr>
            <w:tcW w:w="1914" w:type="dxa"/>
          </w:tcPr>
          <w:p w14:paraId="75B63AB2" w14:textId="0ECE564F" w:rsidR="00B65D19" w:rsidRDefault="003374B6" w:rsidP="00E54BCE">
            <w:pPr>
              <w:rPr>
                <w:rFonts w:eastAsia="ArialMT" w:cstheme="minorHAnsi"/>
                <w:sz w:val="24"/>
                <w:szCs w:val="24"/>
              </w:rPr>
            </w:pPr>
            <w:r>
              <w:rPr>
                <w:rFonts w:eastAsia="ArialMT" w:cstheme="minorHAnsi"/>
                <w:sz w:val="24"/>
                <w:szCs w:val="24"/>
              </w:rPr>
              <w:t xml:space="preserve">Home page </w:t>
            </w:r>
          </w:p>
        </w:tc>
        <w:tc>
          <w:tcPr>
            <w:tcW w:w="1375" w:type="dxa"/>
          </w:tcPr>
          <w:p w14:paraId="6AF6AA09" w14:textId="48C605D7" w:rsidR="00B65D19" w:rsidRDefault="006A440D" w:rsidP="00E54BCE">
            <w:pPr>
              <w:rPr>
                <w:rFonts w:eastAsia="ArialMT" w:cstheme="minorHAnsi"/>
                <w:sz w:val="24"/>
                <w:szCs w:val="24"/>
              </w:rPr>
            </w:pPr>
            <w:r>
              <w:rPr>
                <w:rFonts w:eastAsia="ArialMT" w:cstheme="minorHAnsi"/>
                <w:sz w:val="24"/>
                <w:szCs w:val="24"/>
              </w:rPr>
              <w:t>10/20/2025</w:t>
            </w:r>
          </w:p>
        </w:tc>
        <w:tc>
          <w:tcPr>
            <w:tcW w:w="1375" w:type="dxa"/>
          </w:tcPr>
          <w:p w14:paraId="13E6005A" w14:textId="07977981" w:rsidR="00B65D19" w:rsidRDefault="004D674E" w:rsidP="00E54BCE">
            <w:pPr>
              <w:rPr>
                <w:rFonts w:eastAsia="ArialMT" w:cstheme="minorHAnsi"/>
                <w:sz w:val="24"/>
                <w:szCs w:val="24"/>
              </w:rPr>
            </w:pPr>
            <w:r>
              <w:rPr>
                <w:rFonts w:eastAsia="ArialMT" w:cstheme="minorHAnsi"/>
                <w:sz w:val="24"/>
                <w:szCs w:val="24"/>
              </w:rPr>
              <w:t>10/27/2025</w:t>
            </w:r>
          </w:p>
        </w:tc>
        <w:tc>
          <w:tcPr>
            <w:tcW w:w="1251" w:type="dxa"/>
          </w:tcPr>
          <w:p w14:paraId="6A681A58" w14:textId="77777777" w:rsidR="004D674E" w:rsidRDefault="0021428C" w:rsidP="004D674E">
            <w:pPr>
              <w:rPr>
                <w:rFonts w:eastAsia="ArialMT" w:cstheme="minorHAnsi"/>
                <w:sz w:val="24"/>
                <w:szCs w:val="24"/>
              </w:rPr>
            </w:pPr>
            <w:r>
              <w:rPr>
                <w:rFonts w:eastAsia="ArialMT" w:cstheme="minorHAnsi"/>
                <w:sz w:val="24"/>
                <w:szCs w:val="24"/>
              </w:rPr>
              <w:t xml:space="preserve">T: </w:t>
            </w:r>
            <w:r w:rsidR="006D0E22">
              <w:rPr>
                <w:rFonts w:eastAsia="ArialMT" w:cstheme="minorHAnsi"/>
                <w:sz w:val="24"/>
                <w:szCs w:val="24"/>
              </w:rPr>
              <w:t xml:space="preserve">4 </w:t>
            </w:r>
            <w:proofErr w:type="spellStart"/>
            <w:r w:rsidR="006D0E22">
              <w:rPr>
                <w:rFonts w:eastAsia="ArialMT" w:cstheme="minorHAnsi"/>
                <w:sz w:val="24"/>
                <w:szCs w:val="24"/>
              </w:rPr>
              <w:t>hrs</w:t>
            </w:r>
            <w:proofErr w:type="spellEnd"/>
            <w:r w:rsidR="006D0E22">
              <w:rPr>
                <w:rFonts w:eastAsia="ArialMT" w:cstheme="minorHAnsi"/>
                <w:sz w:val="24"/>
                <w:szCs w:val="24"/>
              </w:rPr>
              <w:t xml:space="preserve"> </w:t>
            </w:r>
          </w:p>
          <w:p w14:paraId="71FAFC62" w14:textId="77777777" w:rsidR="006D0E22" w:rsidRDefault="000B0114" w:rsidP="004D674E">
            <w:pPr>
              <w:rPr>
                <w:rFonts w:eastAsia="ArialMT" w:cstheme="minorHAnsi"/>
                <w:sz w:val="24"/>
                <w:szCs w:val="24"/>
              </w:rPr>
            </w:pPr>
            <w:r>
              <w:rPr>
                <w:rFonts w:eastAsia="ArialMT" w:cstheme="minorHAnsi"/>
                <w:sz w:val="24"/>
                <w:szCs w:val="24"/>
              </w:rPr>
              <w:t xml:space="preserve">Vincent </w:t>
            </w:r>
          </w:p>
          <w:p w14:paraId="2B41334C" w14:textId="77777777" w:rsidR="000B0114" w:rsidRDefault="000B0114" w:rsidP="004D674E">
            <w:pPr>
              <w:rPr>
                <w:rFonts w:eastAsia="ArialMT" w:cstheme="minorHAnsi"/>
                <w:sz w:val="24"/>
                <w:szCs w:val="24"/>
              </w:rPr>
            </w:pPr>
            <w:r>
              <w:rPr>
                <w:rFonts w:eastAsia="ArialMT" w:cstheme="minorHAnsi"/>
                <w:sz w:val="24"/>
                <w:szCs w:val="24"/>
              </w:rPr>
              <w:t xml:space="preserve">Chris </w:t>
            </w:r>
          </w:p>
          <w:p w14:paraId="79A83184" w14:textId="7C653E53" w:rsidR="00B65D19" w:rsidRDefault="000B0114" w:rsidP="00E54BCE">
            <w:pPr>
              <w:rPr>
                <w:rFonts w:eastAsia="ArialMT" w:cstheme="minorHAnsi"/>
                <w:sz w:val="24"/>
                <w:szCs w:val="24"/>
              </w:rPr>
            </w:pPr>
            <w:r>
              <w:rPr>
                <w:rFonts w:eastAsia="ArialMT" w:cstheme="minorHAnsi"/>
                <w:sz w:val="24"/>
                <w:szCs w:val="24"/>
              </w:rPr>
              <w:t>Brice</w:t>
            </w:r>
          </w:p>
        </w:tc>
        <w:tc>
          <w:tcPr>
            <w:tcW w:w="1181" w:type="dxa"/>
          </w:tcPr>
          <w:p w14:paraId="44809754" w14:textId="11AF73F0" w:rsidR="00B65D19" w:rsidRDefault="00505F01" w:rsidP="00E54BCE">
            <w:pPr>
              <w:rPr>
                <w:rFonts w:eastAsia="ArialMT" w:cstheme="minorHAnsi"/>
                <w:sz w:val="24"/>
                <w:szCs w:val="24"/>
              </w:rPr>
            </w:pPr>
            <w:r>
              <w:rPr>
                <w:rFonts w:eastAsia="ArialMT" w:cstheme="minorHAnsi"/>
                <w:sz w:val="24"/>
                <w:szCs w:val="24"/>
              </w:rPr>
              <w:t>Null</w:t>
            </w:r>
          </w:p>
        </w:tc>
        <w:tc>
          <w:tcPr>
            <w:tcW w:w="1454" w:type="dxa"/>
          </w:tcPr>
          <w:p w14:paraId="143A4D75" w14:textId="48CC50E8" w:rsidR="00B65D19" w:rsidRDefault="00253F53" w:rsidP="00E54BCE">
            <w:pPr>
              <w:rPr>
                <w:rFonts w:eastAsia="ArialMT" w:cstheme="minorHAnsi"/>
                <w:sz w:val="24"/>
                <w:szCs w:val="24"/>
              </w:rPr>
            </w:pPr>
            <w:r>
              <w:rPr>
                <w:rFonts w:eastAsia="ArialMT" w:cstheme="minorHAnsi"/>
                <w:sz w:val="24"/>
                <w:szCs w:val="24"/>
              </w:rPr>
              <w:t>Null</w:t>
            </w:r>
          </w:p>
        </w:tc>
      </w:tr>
      <w:tr w:rsidR="00B65D19" w14:paraId="551759C5" w14:textId="77777777" w:rsidTr="004D674E">
        <w:tc>
          <w:tcPr>
            <w:tcW w:w="800" w:type="dxa"/>
          </w:tcPr>
          <w:p w14:paraId="5A712311" w14:textId="69D6463F" w:rsidR="00B65D19" w:rsidRDefault="006074C8" w:rsidP="00E54BCE">
            <w:pPr>
              <w:rPr>
                <w:rFonts w:eastAsia="ArialMT" w:cstheme="minorHAnsi"/>
                <w:sz w:val="24"/>
                <w:szCs w:val="24"/>
              </w:rPr>
            </w:pPr>
            <w:r>
              <w:rPr>
                <w:rFonts w:eastAsia="ArialMT" w:cstheme="minorHAnsi"/>
                <w:sz w:val="24"/>
                <w:szCs w:val="24"/>
              </w:rPr>
              <w:t>6</w:t>
            </w:r>
          </w:p>
        </w:tc>
        <w:tc>
          <w:tcPr>
            <w:tcW w:w="1914" w:type="dxa"/>
          </w:tcPr>
          <w:p w14:paraId="415B3A50" w14:textId="27BB9263" w:rsidR="00B65D19" w:rsidRDefault="003374B6" w:rsidP="00E54BCE">
            <w:pPr>
              <w:rPr>
                <w:rFonts w:eastAsia="ArialMT" w:cstheme="minorHAnsi"/>
                <w:sz w:val="24"/>
                <w:szCs w:val="24"/>
              </w:rPr>
            </w:pPr>
            <w:r>
              <w:rPr>
                <w:rFonts w:eastAsia="ArialMT" w:cstheme="minorHAnsi"/>
                <w:sz w:val="24"/>
                <w:szCs w:val="24"/>
              </w:rPr>
              <w:t xml:space="preserve">Menu page </w:t>
            </w:r>
          </w:p>
        </w:tc>
        <w:tc>
          <w:tcPr>
            <w:tcW w:w="1375" w:type="dxa"/>
          </w:tcPr>
          <w:p w14:paraId="63D8E18F" w14:textId="0FA9AE33" w:rsidR="00B65D19" w:rsidRDefault="001F364A" w:rsidP="00E54BCE">
            <w:pPr>
              <w:rPr>
                <w:rFonts w:eastAsia="ArialMT" w:cstheme="minorHAnsi"/>
                <w:sz w:val="24"/>
                <w:szCs w:val="24"/>
              </w:rPr>
            </w:pPr>
            <w:r>
              <w:rPr>
                <w:rFonts w:eastAsia="ArialMT" w:cstheme="minorHAnsi"/>
                <w:sz w:val="24"/>
                <w:szCs w:val="24"/>
              </w:rPr>
              <w:t>10/20/2025</w:t>
            </w:r>
          </w:p>
        </w:tc>
        <w:tc>
          <w:tcPr>
            <w:tcW w:w="1375" w:type="dxa"/>
          </w:tcPr>
          <w:p w14:paraId="12520444" w14:textId="662A4580" w:rsidR="00B65D19" w:rsidRDefault="004D674E" w:rsidP="00E54BCE">
            <w:pPr>
              <w:rPr>
                <w:rFonts w:eastAsia="ArialMT" w:cstheme="minorHAnsi"/>
                <w:sz w:val="24"/>
                <w:szCs w:val="24"/>
              </w:rPr>
            </w:pPr>
            <w:r>
              <w:rPr>
                <w:rFonts w:eastAsia="ArialMT" w:cstheme="minorHAnsi"/>
                <w:sz w:val="24"/>
                <w:szCs w:val="24"/>
              </w:rPr>
              <w:t>10/27/2025</w:t>
            </w:r>
          </w:p>
        </w:tc>
        <w:tc>
          <w:tcPr>
            <w:tcW w:w="1251" w:type="dxa"/>
          </w:tcPr>
          <w:p w14:paraId="1C77ABBA" w14:textId="47C6EA38" w:rsidR="004D674E" w:rsidRDefault="00383C59" w:rsidP="004D674E">
            <w:pPr>
              <w:rPr>
                <w:rFonts w:eastAsia="ArialMT" w:cstheme="minorHAnsi"/>
                <w:sz w:val="24"/>
                <w:szCs w:val="24"/>
              </w:rPr>
            </w:pPr>
            <w:r>
              <w:rPr>
                <w:rFonts w:eastAsia="ArialMT" w:cstheme="minorHAnsi"/>
                <w:sz w:val="24"/>
                <w:szCs w:val="24"/>
              </w:rPr>
              <w:t xml:space="preserve">T: </w:t>
            </w:r>
            <w:r w:rsidR="004E62E8">
              <w:rPr>
                <w:rFonts w:eastAsia="ArialMT" w:cstheme="minorHAnsi"/>
                <w:sz w:val="24"/>
                <w:szCs w:val="24"/>
              </w:rPr>
              <w:t xml:space="preserve">3 </w:t>
            </w:r>
            <w:proofErr w:type="spellStart"/>
            <w:r w:rsidR="004E62E8">
              <w:rPr>
                <w:rFonts w:eastAsia="ArialMT" w:cstheme="minorHAnsi"/>
                <w:sz w:val="24"/>
                <w:szCs w:val="24"/>
              </w:rPr>
              <w:t>hrs</w:t>
            </w:r>
            <w:proofErr w:type="spellEnd"/>
          </w:p>
          <w:p w14:paraId="3262A00E" w14:textId="77777777" w:rsidR="004E74BC" w:rsidRDefault="004E74BC" w:rsidP="004D674E">
            <w:pPr>
              <w:rPr>
                <w:rFonts w:eastAsia="ArialMT" w:cstheme="minorHAnsi"/>
                <w:sz w:val="24"/>
                <w:szCs w:val="24"/>
              </w:rPr>
            </w:pPr>
            <w:r>
              <w:rPr>
                <w:rFonts w:eastAsia="ArialMT" w:cstheme="minorHAnsi"/>
                <w:sz w:val="24"/>
                <w:szCs w:val="24"/>
              </w:rPr>
              <w:t xml:space="preserve">Natalie </w:t>
            </w:r>
          </w:p>
          <w:p w14:paraId="6F7A6BF5" w14:textId="0073DA90" w:rsidR="00B65D19" w:rsidRDefault="004E74BC" w:rsidP="00E54BCE">
            <w:pPr>
              <w:rPr>
                <w:rFonts w:eastAsia="ArialMT" w:cstheme="minorHAnsi"/>
                <w:sz w:val="24"/>
                <w:szCs w:val="24"/>
              </w:rPr>
            </w:pPr>
            <w:r>
              <w:rPr>
                <w:rFonts w:eastAsia="ArialMT" w:cstheme="minorHAnsi"/>
                <w:sz w:val="24"/>
                <w:szCs w:val="24"/>
              </w:rPr>
              <w:t>Brice</w:t>
            </w:r>
          </w:p>
        </w:tc>
        <w:tc>
          <w:tcPr>
            <w:tcW w:w="1181" w:type="dxa"/>
          </w:tcPr>
          <w:p w14:paraId="468C8C3E" w14:textId="4D42C64C" w:rsidR="00B65D19" w:rsidRDefault="00505F01" w:rsidP="00E54BCE">
            <w:pPr>
              <w:rPr>
                <w:rFonts w:eastAsia="ArialMT" w:cstheme="minorHAnsi"/>
                <w:sz w:val="24"/>
                <w:szCs w:val="24"/>
              </w:rPr>
            </w:pPr>
            <w:r>
              <w:rPr>
                <w:rFonts w:eastAsia="ArialMT" w:cstheme="minorHAnsi"/>
                <w:sz w:val="24"/>
                <w:szCs w:val="24"/>
              </w:rPr>
              <w:t>Null</w:t>
            </w:r>
          </w:p>
        </w:tc>
        <w:tc>
          <w:tcPr>
            <w:tcW w:w="1454" w:type="dxa"/>
          </w:tcPr>
          <w:p w14:paraId="18ECF247" w14:textId="450E7C58" w:rsidR="00B65D19" w:rsidRDefault="00253F53" w:rsidP="00E54BCE">
            <w:pPr>
              <w:rPr>
                <w:rFonts w:eastAsia="ArialMT" w:cstheme="minorHAnsi"/>
                <w:sz w:val="24"/>
                <w:szCs w:val="24"/>
              </w:rPr>
            </w:pPr>
            <w:r>
              <w:rPr>
                <w:rFonts w:eastAsia="ArialMT" w:cstheme="minorHAnsi"/>
                <w:sz w:val="24"/>
                <w:szCs w:val="24"/>
              </w:rPr>
              <w:t>Null</w:t>
            </w:r>
          </w:p>
        </w:tc>
      </w:tr>
      <w:tr w:rsidR="00B65D19" w14:paraId="74C0E681" w14:textId="77777777" w:rsidTr="004D674E">
        <w:tc>
          <w:tcPr>
            <w:tcW w:w="800" w:type="dxa"/>
          </w:tcPr>
          <w:p w14:paraId="774B54F6" w14:textId="2E312120" w:rsidR="00B65D19" w:rsidRDefault="006074C8" w:rsidP="00E54BCE">
            <w:pPr>
              <w:rPr>
                <w:rFonts w:eastAsia="ArialMT" w:cstheme="minorHAnsi"/>
                <w:sz w:val="24"/>
                <w:szCs w:val="24"/>
              </w:rPr>
            </w:pPr>
            <w:r>
              <w:rPr>
                <w:rFonts w:eastAsia="ArialMT" w:cstheme="minorHAnsi"/>
                <w:sz w:val="24"/>
                <w:szCs w:val="24"/>
              </w:rPr>
              <w:t>6.1</w:t>
            </w:r>
          </w:p>
        </w:tc>
        <w:tc>
          <w:tcPr>
            <w:tcW w:w="1914" w:type="dxa"/>
          </w:tcPr>
          <w:p w14:paraId="200750A3" w14:textId="64876420" w:rsidR="00B65D19" w:rsidRDefault="009F4922" w:rsidP="00E54BCE">
            <w:pPr>
              <w:rPr>
                <w:rFonts w:eastAsia="ArialMT" w:cstheme="minorHAnsi"/>
                <w:sz w:val="24"/>
                <w:szCs w:val="24"/>
              </w:rPr>
            </w:pPr>
            <w:r>
              <w:rPr>
                <w:rFonts w:eastAsia="ArialMT" w:cstheme="minorHAnsi"/>
                <w:sz w:val="24"/>
                <w:szCs w:val="24"/>
              </w:rPr>
              <w:t>About page</w:t>
            </w:r>
            <w:r w:rsidR="004E3256">
              <w:rPr>
                <w:rFonts w:eastAsia="ArialMT" w:cstheme="minorHAnsi"/>
                <w:sz w:val="24"/>
                <w:szCs w:val="24"/>
              </w:rPr>
              <w:t xml:space="preserve"> and quick links </w:t>
            </w:r>
          </w:p>
        </w:tc>
        <w:tc>
          <w:tcPr>
            <w:tcW w:w="1375" w:type="dxa"/>
          </w:tcPr>
          <w:p w14:paraId="53AD4D03" w14:textId="23BC1A46" w:rsidR="00B65D19" w:rsidRDefault="004C4B31" w:rsidP="00E54BCE">
            <w:pPr>
              <w:rPr>
                <w:rFonts w:eastAsia="ArialMT" w:cstheme="minorHAnsi"/>
                <w:sz w:val="24"/>
                <w:szCs w:val="24"/>
              </w:rPr>
            </w:pPr>
            <w:r>
              <w:rPr>
                <w:rFonts w:eastAsia="ArialMT" w:cstheme="minorHAnsi"/>
                <w:sz w:val="24"/>
                <w:szCs w:val="24"/>
              </w:rPr>
              <w:t>10/20/2025</w:t>
            </w:r>
          </w:p>
        </w:tc>
        <w:tc>
          <w:tcPr>
            <w:tcW w:w="1375" w:type="dxa"/>
          </w:tcPr>
          <w:p w14:paraId="3A705717" w14:textId="4CE93E02" w:rsidR="00B65D19" w:rsidRDefault="004D674E" w:rsidP="00E54BCE">
            <w:pPr>
              <w:rPr>
                <w:rFonts w:eastAsia="ArialMT" w:cstheme="minorHAnsi"/>
                <w:sz w:val="24"/>
                <w:szCs w:val="24"/>
              </w:rPr>
            </w:pPr>
            <w:r>
              <w:rPr>
                <w:rFonts w:eastAsia="ArialMT" w:cstheme="minorHAnsi"/>
                <w:sz w:val="24"/>
                <w:szCs w:val="24"/>
              </w:rPr>
              <w:t>10/27/2025</w:t>
            </w:r>
          </w:p>
        </w:tc>
        <w:tc>
          <w:tcPr>
            <w:tcW w:w="1251" w:type="dxa"/>
          </w:tcPr>
          <w:p w14:paraId="73E067D0" w14:textId="607CBDE9" w:rsidR="004D674E" w:rsidRDefault="00383C59" w:rsidP="004D674E">
            <w:pPr>
              <w:rPr>
                <w:rFonts w:eastAsia="ArialMT" w:cstheme="minorHAnsi"/>
                <w:sz w:val="24"/>
                <w:szCs w:val="24"/>
              </w:rPr>
            </w:pPr>
            <w:r>
              <w:rPr>
                <w:rFonts w:eastAsia="ArialMT" w:cstheme="minorHAnsi"/>
                <w:sz w:val="24"/>
                <w:szCs w:val="24"/>
              </w:rPr>
              <w:t>T: 5</w:t>
            </w:r>
            <w:r w:rsidR="002332E0">
              <w:rPr>
                <w:rFonts w:eastAsia="ArialMT" w:cstheme="minorHAnsi"/>
                <w:sz w:val="24"/>
                <w:szCs w:val="24"/>
              </w:rPr>
              <w:t xml:space="preserve"> </w:t>
            </w:r>
            <w:proofErr w:type="spellStart"/>
            <w:r w:rsidR="002332E0">
              <w:rPr>
                <w:rFonts w:eastAsia="ArialMT" w:cstheme="minorHAnsi"/>
                <w:sz w:val="24"/>
                <w:szCs w:val="24"/>
              </w:rPr>
              <w:t>hrs</w:t>
            </w:r>
            <w:proofErr w:type="spellEnd"/>
          </w:p>
          <w:p w14:paraId="08977DAF" w14:textId="77777777" w:rsidR="002332E0" w:rsidRDefault="00AF0823" w:rsidP="004D674E">
            <w:pPr>
              <w:rPr>
                <w:rFonts w:eastAsia="ArialMT" w:cstheme="minorHAnsi"/>
                <w:sz w:val="24"/>
                <w:szCs w:val="24"/>
              </w:rPr>
            </w:pPr>
            <w:r>
              <w:rPr>
                <w:rFonts w:eastAsia="ArialMT" w:cstheme="minorHAnsi"/>
                <w:sz w:val="24"/>
                <w:szCs w:val="24"/>
              </w:rPr>
              <w:t xml:space="preserve">Natalie </w:t>
            </w:r>
          </w:p>
          <w:p w14:paraId="02C9CF85" w14:textId="25B26840" w:rsidR="00B65D19" w:rsidRDefault="000758FE" w:rsidP="00E54BCE">
            <w:pPr>
              <w:rPr>
                <w:rFonts w:eastAsia="ArialMT" w:cstheme="minorHAnsi"/>
                <w:sz w:val="24"/>
                <w:szCs w:val="24"/>
              </w:rPr>
            </w:pPr>
            <w:r>
              <w:rPr>
                <w:rFonts w:eastAsia="ArialMT" w:cstheme="minorHAnsi"/>
                <w:sz w:val="24"/>
                <w:szCs w:val="24"/>
              </w:rPr>
              <w:t xml:space="preserve">Brice </w:t>
            </w:r>
          </w:p>
        </w:tc>
        <w:tc>
          <w:tcPr>
            <w:tcW w:w="1181" w:type="dxa"/>
          </w:tcPr>
          <w:p w14:paraId="132AE3B5" w14:textId="3695AAB5" w:rsidR="00B65D19" w:rsidRDefault="00505F01" w:rsidP="00E54BCE">
            <w:pPr>
              <w:rPr>
                <w:rFonts w:eastAsia="ArialMT" w:cstheme="minorHAnsi"/>
                <w:sz w:val="24"/>
                <w:szCs w:val="24"/>
              </w:rPr>
            </w:pPr>
            <w:r>
              <w:rPr>
                <w:rFonts w:eastAsia="ArialMT" w:cstheme="minorHAnsi"/>
                <w:sz w:val="24"/>
                <w:szCs w:val="24"/>
              </w:rPr>
              <w:t>Null</w:t>
            </w:r>
          </w:p>
        </w:tc>
        <w:tc>
          <w:tcPr>
            <w:tcW w:w="1454" w:type="dxa"/>
          </w:tcPr>
          <w:p w14:paraId="6F6E47AF" w14:textId="13CE0CEE" w:rsidR="00B65D19" w:rsidRDefault="00253F53" w:rsidP="00E54BCE">
            <w:pPr>
              <w:rPr>
                <w:rFonts w:eastAsia="ArialMT" w:cstheme="minorHAnsi"/>
                <w:sz w:val="24"/>
                <w:szCs w:val="24"/>
              </w:rPr>
            </w:pPr>
            <w:r>
              <w:rPr>
                <w:rFonts w:eastAsia="ArialMT" w:cstheme="minorHAnsi"/>
                <w:sz w:val="24"/>
                <w:szCs w:val="24"/>
              </w:rPr>
              <w:t>Null</w:t>
            </w:r>
          </w:p>
        </w:tc>
      </w:tr>
      <w:tr w:rsidR="00B65D19" w14:paraId="208EAAA5" w14:textId="77777777" w:rsidTr="004D674E">
        <w:tc>
          <w:tcPr>
            <w:tcW w:w="800" w:type="dxa"/>
          </w:tcPr>
          <w:p w14:paraId="2A369F59" w14:textId="09C509EF" w:rsidR="00B65D19" w:rsidRDefault="006074C8" w:rsidP="00E54BCE">
            <w:pPr>
              <w:rPr>
                <w:rFonts w:eastAsia="ArialMT" w:cstheme="minorHAnsi"/>
                <w:sz w:val="24"/>
                <w:szCs w:val="24"/>
              </w:rPr>
            </w:pPr>
            <w:r>
              <w:rPr>
                <w:rFonts w:eastAsia="ArialMT" w:cstheme="minorHAnsi"/>
                <w:sz w:val="24"/>
                <w:szCs w:val="24"/>
              </w:rPr>
              <w:lastRenderedPageBreak/>
              <w:t>6.2</w:t>
            </w:r>
          </w:p>
        </w:tc>
        <w:tc>
          <w:tcPr>
            <w:tcW w:w="1914" w:type="dxa"/>
          </w:tcPr>
          <w:p w14:paraId="0C8BDD4C" w14:textId="5971DB48" w:rsidR="00B65D19" w:rsidRDefault="009F4922" w:rsidP="00E54BCE">
            <w:pPr>
              <w:rPr>
                <w:rFonts w:eastAsia="ArialMT" w:cstheme="minorHAnsi"/>
                <w:sz w:val="24"/>
                <w:szCs w:val="24"/>
              </w:rPr>
            </w:pPr>
            <w:r>
              <w:rPr>
                <w:rFonts w:eastAsia="ArialMT" w:cstheme="minorHAnsi"/>
                <w:sz w:val="24"/>
                <w:szCs w:val="24"/>
              </w:rPr>
              <w:t xml:space="preserve">Merch page </w:t>
            </w:r>
          </w:p>
        </w:tc>
        <w:tc>
          <w:tcPr>
            <w:tcW w:w="1375" w:type="dxa"/>
          </w:tcPr>
          <w:p w14:paraId="6CB5566B" w14:textId="0248BE09" w:rsidR="00B65D19" w:rsidRDefault="004C4B31" w:rsidP="00E54BCE">
            <w:pPr>
              <w:rPr>
                <w:rFonts w:eastAsia="ArialMT" w:cstheme="minorHAnsi"/>
                <w:sz w:val="24"/>
                <w:szCs w:val="24"/>
              </w:rPr>
            </w:pPr>
            <w:r>
              <w:rPr>
                <w:rFonts w:eastAsia="ArialMT" w:cstheme="minorHAnsi"/>
                <w:sz w:val="24"/>
                <w:szCs w:val="24"/>
              </w:rPr>
              <w:t>10/20/2025</w:t>
            </w:r>
          </w:p>
        </w:tc>
        <w:tc>
          <w:tcPr>
            <w:tcW w:w="1375" w:type="dxa"/>
          </w:tcPr>
          <w:p w14:paraId="03C12E5A" w14:textId="7DE657DD" w:rsidR="00B65D19" w:rsidRDefault="004D674E" w:rsidP="00E54BCE">
            <w:pPr>
              <w:rPr>
                <w:rFonts w:eastAsia="ArialMT" w:cstheme="minorHAnsi"/>
                <w:sz w:val="24"/>
                <w:szCs w:val="24"/>
              </w:rPr>
            </w:pPr>
            <w:r>
              <w:rPr>
                <w:rFonts w:eastAsia="ArialMT" w:cstheme="minorHAnsi"/>
                <w:sz w:val="24"/>
                <w:szCs w:val="24"/>
              </w:rPr>
              <w:t>10/27/2025</w:t>
            </w:r>
          </w:p>
        </w:tc>
        <w:tc>
          <w:tcPr>
            <w:tcW w:w="1251" w:type="dxa"/>
          </w:tcPr>
          <w:p w14:paraId="20889F31" w14:textId="51C5C493" w:rsidR="004D674E" w:rsidRDefault="00383C59" w:rsidP="004D674E">
            <w:pPr>
              <w:rPr>
                <w:rFonts w:eastAsia="ArialMT" w:cstheme="minorHAnsi"/>
                <w:sz w:val="24"/>
                <w:szCs w:val="24"/>
              </w:rPr>
            </w:pPr>
            <w:r>
              <w:rPr>
                <w:rFonts w:eastAsia="ArialMT" w:cstheme="minorHAnsi"/>
                <w:sz w:val="24"/>
                <w:szCs w:val="24"/>
              </w:rPr>
              <w:t xml:space="preserve">T: </w:t>
            </w:r>
            <w:r w:rsidR="006514D0">
              <w:rPr>
                <w:rFonts w:eastAsia="ArialMT" w:cstheme="minorHAnsi"/>
                <w:sz w:val="24"/>
                <w:szCs w:val="24"/>
              </w:rPr>
              <w:t xml:space="preserve">5 </w:t>
            </w:r>
            <w:proofErr w:type="spellStart"/>
            <w:r w:rsidR="006514D0">
              <w:rPr>
                <w:rFonts w:eastAsia="ArialMT" w:cstheme="minorHAnsi"/>
                <w:sz w:val="24"/>
                <w:szCs w:val="24"/>
              </w:rPr>
              <w:t>hrs</w:t>
            </w:r>
            <w:proofErr w:type="spellEnd"/>
          </w:p>
          <w:p w14:paraId="251BE054" w14:textId="33C6BA2F" w:rsidR="00B65D19" w:rsidRDefault="006514D0" w:rsidP="00E54BCE">
            <w:pPr>
              <w:rPr>
                <w:rFonts w:eastAsia="ArialMT" w:cstheme="minorHAnsi"/>
                <w:sz w:val="24"/>
                <w:szCs w:val="24"/>
              </w:rPr>
            </w:pPr>
            <w:r>
              <w:rPr>
                <w:rFonts w:eastAsia="ArialMT" w:cstheme="minorHAnsi"/>
                <w:sz w:val="24"/>
                <w:szCs w:val="24"/>
              </w:rPr>
              <w:t xml:space="preserve">Natalie </w:t>
            </w:r>
          </w:p>
        </w:tc>
        <w:tc>
          <w:tcPr>
            <w:tcW w:w="1181" w:type="dxa"/>
          </w:tcPr>
          <w:p w14:paraId="3979C1BF" w14:textId="5227E1D4" w:rsidR="00B65D19" w:rsidRDefault="00505F01" w:rsidP="00E54BCE">
            <w:pPr>
              <w:rPr>
                <w:rFonts w:eastAsia="ArialMT" w:cstheme="minorHAnsi"/>
                <w:sz w:val="24"/>
                <w:szCs w:val="24"/>
              </w:rPr>
            </w:pPr>
            <w:r>
              <w:rPr>
                <w:rFonts w:eastAsia="ArialMT" w:cstheme="minorHAnsi"/>
                <w:sz w:val="24"/>
                <w:szCs w:val="24"/>
              </w:rPr>
              <w:t>Null</w:t>
            </w:r>
          </w:p>
        </w:tc>
        <w:tc>
          <w:tcPr>
            <w:tcW w:w="1454" w:type="dxa"/>
          </w:tcPr>
          <w:p w14:paraId="0F0A7DF4" w14:textId="1F3FCC38" w:rsidR="00B65D19" w:rsidRDefault="00253F53" w:rsidP="00E54BCE">
            <w:pPr>
              <w:rPr>
                <w:rFonts w:eastAsia="ArialMT" w:cstheme="minorHAnsi"/>
                <w:sz w:val="24"/>
                <w:szCs w:val="24"/>
              </w:rPr>
            </w:pPr>
            <w:r>
              <w:rPr>
                <w:rFonts w:eastAsia="ArialMT" w:cstheme="minorHAnsi"/>
                <w:sz w:val="24"/>
                <w:szCs w:val="24"/>
              </w:rPr>
              <w:t>Null</w:t>
            </w:r>
          </w:p>
        </w:tc>
      </w:tr>
      <w:tr w:rsidR="00B65D19" w14:paraId="34346850" w14:textId="77777777" w:rsidTr="004D674E">
        <w:tc>
          <w:tcPr>
            <w:tcW w:w="800" w:type="dxa"/>
          </w:tcPr>
          <w:p w14:paraId="4E164B4A" w14:textId="591D7B6B" w:rsidR="00B65D19" w:rsidRDefault="006074C8" w:rsidP="00E54BCE">
            <w:pPr>
              <w:rPr>
                <w:rFonts w:eastAsia="ArialMT" w:cstheme="minorHAnsi"/>
                <w:sz w:val="24"/>
                <w:szCs w:val="24"/>
              </w:rPr>
            </w:pPr>
            <w:r>
              <w:rPr>
                <w:rFonts w:eastAsia="ArialMT" w:cstheme="minorHAnsi"/>
                <w:sz w:val="24"/>
                <w:szCs w:val="24"/>
              </w:rPr>
              <w:t>6.3</w:t>
            </w:r>
          </w:p>
        </w:tc>
        <w:tc>
          <w:tcPr>
            <w:tcW w:w="1914" w:type="dxa"/>
          </w:tcPr>
          <w:p w14:paraId="48532754" w14:textId="1822A180" w:rsidR="00B65D19" w:rsidRDefault="009F4922" w:rsidP="00E54BCE">
            <w:pPr>
              <w:rPr>
                <w:rFonts w:eastAsia="ArialMT" w:cstheme="minorHAnsi"/>
                <w:sz w:val="24"/>
                <w:szCs w:val="24"/>
              </w:rPr>
            </w:pPr>
            <w:r>
              <w:rPr>
                <w:rFonts w:eastAsia="ArialMT" w:cstheme="minorHAnsi"/>
                <w:sz w:val="24"/>
                <w:szCs w:val="24"/>
              </w:rPr>
              <w:t xml:space="preserve">Quick links from home page to other various pages </w:t>
            </w:r>
          </w:p>
        </w:tc>
        <w:tc>
          <w:tcPr>
            <w:tcW w:w="1375" w:type="dxa"/>
          </w:tcPr>
          <w:p w14:paraId="3918AC5D" w14:textId="3BAF0123" w:rsidR="00B65D19" w:rsidRDefault="004C4B31" w:rsidP="00E54BCE">
            <w:pPr>
              <w:rPr>
                <w:rFonts w:eastAsia="ArialMT" w:cstheme="minorHAnsi"/>
                <w:sz w:val="24"/>
                <w:szCs w:val="24"/>
              </w:rPr>
            </w:pPr>
            <w:r>
              <w:rPr>
                <w:rFonts w:eastAsia="ArialMT" w:cstheme="minorHAnsi"/>
                <w:sz w:val="24"/>
                <w:szCs w:val="24"/>
              </w:rPr>
              <w:t>10/20/2025</w:t>
            </w:r>
          </w:p>
        </w:tc>
        <w:tc>
          <w:tcPr>
            <w:tcW w:w="1375" w:type="dxa"/>
          </w:tcPr>
          <w:p w14:paraId="02994661" w14:textId="2F483F98" w:rsidR="00B65D19" w:rsidRDefault="004D674E" w:rsidP="00E54BCE">
            <w:pPr>
              <w:rPr>
                <w:rFonts w:eastAsia="ArialMT" w:cstheme="minorHAnsi"/>
                <w:sz w:val="24"/>
                <w:szCs w:val="24"/>
              </w:rPr>
            </w:pPr>
            <w:r>
              <w:rPr>
                <w:rFonts w:eastAsia="ArialMT" w:cstheme="minorHAnsi"/>
                <w:sz w:val="24"/>
                <w:szCs w:val="24"/>
              </w:rPr>
              <w:t>10/27/2025</w:t>
            </w:r>
          </w:p>
        </w:tc>
        <w:tc>
          <w:tcPr>
            <w:tcW w:w="1251" w:type="dxa"/>
          </w:tcPr>
          <w:p w14:paraId="6E357854" w14:textId="3CE65DDF" w:rsidR="004D674E" w:rsidRDefault="00383C59" w:rsidP="004D674E">
            <w:pPr>
              <w:rPr>
                <w:rFonts w:eastAsia="ArialMT" w:cstheme="minorHAnsi"/>
                <w:sz w:val="24"/>
                <w:szCs w:val="24"/>
              </w:rPr>
            </w:pPr>
            <w:r>
              <w:rPr>
                <w:rFonts w:eastAsia="ArialMT" w:cstheme="minorHAnsi"/>
                <w:sz w:val="24"/>
                <w:szCs w:val="24"/>
              </w:rPr>
              <w:t>T</w:t>
            </w:r>
            <w:r w:rsidR="0032738C">
              <w:rPr>
                <w:rFonts w:eastAsia="ArialMT" w:cstheme="minorHAnsi"/>
                <w:sz w:val="24"/>
                <w:szCs w:val="24"/>
              </w:rPr>
              <w:t xml:space="preserve">: </w:t>
            </w:r>
            <w:r w:rsidR="00B0495E">
              <w:rPr>
                <w:rFonts w:eastAsia="ArialMT" w:cstheme="minorHAnsi"/>
                <w:sz w:val="24"/>
                <w:szCs w:val="24"/>
              </w:rPr>
              <w:t xml:space="preserve">7 </w:t>
            </w:r>
            <w:proofErr w:type="spellStart"/>
            <w:r w:rsidR="0032738C">
              <w:rPr>
                <w:rFonts w:eastAsia="ArialMT" w:cstheme="minorHAnsi"/>
                <w:sz w:val="24"/>
                <w:szCs w:val="24"/>
              </w:rPr>
              <w:t>hrs</w:t>
            </w:r>
            <w:proofErr w:type="spellEnd"/>
            <w:r w:rsidR="0032738C">
              <w:rPr>
                <w:rFonts w:eastAsia="ArialMT" w:cstheme="minorHAnsi"/>
                <w:sz w:val="24"/>
                <w:szCs w:val="24"/>
              </w:rPr>
              <w:t xml:space="preserve"> </w:t>
            </w:r>
          </w:p>
          <w:p w14:paraId="27C87FF8" w14:textId="77777777" w:rsidR="0032738C" w:rsidRDefault="005C516D" w:rsidP="004D674E">
            <w:pPr>
              <w:rPr>
                <w:rFonts w:eastAsia="ArialMT" w:cstheme="minorHAnsi"/>
                <w:sz w:val="24"/>
                <w:szCs w:val="24"/>
              </w:rPr>
            </w:pPr>
            <w:r>
              <w:rPr>
                <w:rFonts w:eastAsia="ArialMT" w:cstheme="minorHAnsi"/>
                <w:sz w:val="24"/>
                <w:szCs w:val="24"/>
              </w:rPr>
              <w:t xml:space="preserve">Brice </w:t>
            </w:r>
          </w:p>
          <w:p w14:paraId="4D2D9B81" w14:textId="1ACC797B" w:rsidR="00B65D19" w:rsidRDefault="005C516D" w:rsidP="00E54BCE">
            <w:pPr>
              <w:rPr>
                <w:rFonts w:eastAsia="ArialMT" w:cstheme="minorHAnsi"/>
                <w:sz w:val="24"/>
                <w:szCs w:val="24"/>
              </w:rPr>
            </w:pPr>
            <w:r>
              <w:rPr>
                <w:rFonts w:eastAsia="ArialMT" w:cstheme="minorHAnsi"/>
                <w:sz w:val="24"/>
                <w:szCs w:val="24"/>
              </w:rPr>
              <w:t xml:space="preserve">Vincent </w:t>
            </w:r>
          </w:p>
        </w:tc>
        <w:tc>
          <w:tcPr>
            <w:tcW w:w="1181" w:type="dxa"/>
          </w:tcPr>
          <w:p w14:paraId="69B37A68" w14:textId="1F195AD3" w:rsidR="00B65D19" w:rsidRDefault="00505F01" w:rsidP="00E54BCE">
            <w:pPr>
              <w:rPr>
                <w:rFonts w:eastAsia="ArialMT" w:cstheme="minorHAnsi"/>
                <w:sz w:val="24"/>
                <w:szCs w:val="24"/>
              </w:rPr>
            </w:pPr>
            <w:r>
              <w:rPr>
                <w:rFonts w:eastAsia="ArialMT" w:cstheme="minorHAnsi"/>
                <w:sz w:val="24"/>
                <w:szCs w:val="24"/>
              </w:rPr>
              <w:t>Null</w:t>
            </w:r>
          </w:p>
        </w:tc>
        <w:tc>
          <w:tcPr>
            <w:tcW w:w="1454" w:type="dxa"/>
          </w:tcPr>
          <w:p w14:paraId="256BD0C2" w14:textId="060C958B" w:rsidR="00B65D19" w:rsidRDefault="00253F53" w:rsidP="00E54BCE">
            <w:pPr>
              <w:rPr>
                <w:rFonts w:eastAsia="ArialMT" w:cstheme="minorHAnsi"/>
                <w:sz w:val="24"/>
                <w:szCs w:val="24"/>
              </w:rPr>
            </w:pPr>
            <w:r>
              <w:rPr>
                <w:rFonts w:eastAsia="ArialMT" w:cstheme="minorHAnsi"/>
                <w:sz w:val="24"/>
                <w:szCs w:val="24"/>
              </w:rPr>
              <w:t>Null</w:t>
            </w:r>
          </w:p>
        </w:tc>
      </w:tr>
      <w:tr w:rsidR="009F4922" w14:paraId="46EB6568" w14:textId="77777777" w:rsidTr="004D674E">
        <w:tc>
          <w:tcPr>
            <w:tcW w:w="800" w:type="dxa"/>
          </w:tcPr>
          <w:p w14:paraId="624C7E54" w14:textId="0C448A80" w:rsidR="009F4922" w:rsidRDefault="006074C8" w:rsidP="00E54BCE">
            <w:pPr>
              <w:rPr>
                <w:rFonts w:eastAsia="ArialMT" w:cstheme="minorHAnsi"/>
                <w:sz w:val="24"/>
                <w:szCs w:val="24"/>
              </w:rPr>
            </w:pPr>
            <w:r>
              <w:rPr>
                <w:rFonts w:eastAsia="ArialMT" w:cstheme="minorHAnsi"/>
                <w:sz w:val="24"/>
                <w:szCs w:val="24"/>
              </w:rPr>
              <w:t>6.4</w:t>
            </w:r>
          </w:p>
        </w:tc>
        <w:tc>
          <w:tcPr>
            <w:tcW w:w="1914" w:type="dxa"/>
          </w:tcPr>
          <w:p w14:paraId="2B97450B" w14:textId="5D21DBCA" w:rsidR="009F4922" w:rsidRDefault="007B2406" w:rsidP="00E54BCE">
            <w:pPr>
              <w:rPr>
                <w:rFonts w:eastAsia="ArialMT" w:cstheme="minorHAnsi"/>
                <w:sz w:val="24"/>
                <w:szCs w:val="24"/>
              </w:rPr>
            </w:pPr>
            <w:r>
              <w:rPr>
                <w:rFonts w:eastAsia="ArialMT" w:cstheme="minorHAnsi"/>
                <w:sz w:val="24"/>
                <w:szCs w:val="24"/>
              </w:rPr>
              <w:t xml:space="preserve">Sliding menu highlights on the main page </w:t>
            </w:r>
          </w:p>
        </w:tc>
        <w:tc>
          <w:tcPr>
            <w:tcW w:w="1375" w:type="dxa"/>
          </w:tcPr>
          <w:p w14:paraId="65407961" w14:textId="43CB7974" w:rsidR="009F4922" w:rsidRDefault="004C4B31" w:rsidP="00E54BCE">
            <w:pPr>
              <w:rPr>
                <w:rFonts w:eastAsia="ArialMT" w:cstheme="minorHAnsi"/>
                <w:sz w:val="24"/>
                <w:szCs w:val="24"/>
              </w:rPr>
            </w:pPr>
            <w:r>
              <w:rPr>
                <w:rFonts w:eastAsia="ArialMT" w:cstheme="minorHAnsi"/>
                <w:sz w:val="24"/>
                <w:szCs w:val="24"/>
              </w:rPr>
              <w:t>10/20/2025</w:t>
            </w:r>
          </w:p>
        </w:tc>
        <w:tc>
          <w:tcPr>
            <w:tcW w:w="1375" w:type="dxa"/>
          </w:tcPr>
          <w:p w14:paraId="757D7BE4" w14:textId="3275AAA3" w:rsidR="009F4922" w:rsidRDefault="004D674E" w:rsidP="00E54BCE">
            <w:pPr>
              <w:rPr>
                <w:rFonts w:eastAsia="ArialMT" w:cstheme="minorHAnsi"/>
                <w:sz w:val="24"/>
                <w:szCs w:val="24"/>
              </w:rPr>
            </w:pPr>
            <w:r>
              <w:rPr>
                <w:rFonts w:eastAsia="ArialMT" w:cstheme="minorHAnsi"/>
                <w:sz w:val="24"/>
                <w:szCs w:val="24"/>
              </w:rPr>
              <w:t>10/27/2025</w:t>
            </w:r>
          </w:p>
        </w:tc>
        <w:tc>
          <w:tcPr>
            <w:tcW w:w="1251" w:type="dxa"/>
          </w:tcPr>
          <w:p w14:paraId="73F360A0" w14:textId="1A419A11" w:rsidR="004D674E" w:rsidRDefault="00B0495E" w:rsidP="004D674E">
            <w:pPr>
              <w:rPr>
                <w:rFonts w:eastAsia="ArialMT" w:cstheme="minorHAnsi"/>
                <w:sz w:val="24"/>
                <w:szCs w:val="24"/>
              </w:rPr>
            </w:pPr>
            <w:r>
              <w:rPr>
                <w:rFonts w:eastAsia="ArialMT" w:cstheme="minorHAnsi"/>
                <w:sz w:val="24"/>
                <w:szCs w:val="24"/>
              </w:rPr>
              <w:t>T: 9</w:t>
            </w:r>
            <w:r w:rsidR="005C516D">
              <w:rPr>
                <w:rFonts w:eastAsia="ArialMT" w:cstheme="minorHAnsi"/>
                <w:sz w:val="24"/>
                <w:szCs w:val="24"/>
              </w:rPr>
              <w:t xml:space="preserve"> </w:t>
            </w:r>
            <w:proofErr w:type="spellStart"/>
            <w:r w:rsidR="005C516D">
              <w:rPr>
                <w:rFonts w:eastAsia="ArialMT" w:cstheme="minorHAnsi"/>
                <w:sz w:val="24"/>
                <w:szCs w:val="24"/>
              </w:rPr>
              <w:t>hrs</w:t>
            </w:r>
            <w:proofErr w:type="spellEnd"/>
          </w:p>
          <w:p w14:paraId="0B19843C" w14:textId="77777777" w:rsidR="005C516D" w:rsidRDefault="005C516D" w:rsidP="004D674E">
            <w:pPr>
              <w:rPr>
                <w:rFonts w:eastAsia="ArialMT" w:cstheme="minorHAnsi"/>
                <w:sz w:val="24"/>
                <w:szCs w:val="24"/>
              </w:rPr>
            </w:pPr>
            <w:r>
              <w:rPr>
                <w:rFonts w:eastAsia="ArialMT" w:cstheme="minorHAnsi"/>
                <w:sz w:val="24"/>
                <w:szCs w:val="24"/>
              </w:rPr>
              <w:t xml:space="preserve">Natalie </w:t>
            </w:r>
          </w:p>
          <w:p w14:paraId="6A06CB1E" w14:textId="64E93CE7" w:rsidR="009F4922" w:rsidRDefault="005C516D" w:rsidP="00E54BCE">
            <w:pPr>
              <w:rPr>
                <w:rFonts w:eastAsia="ArialMT" w:cstheme="minorHAnsi"/>
                <w:sz w:val="24"/>
                <w:szCs w:val="24"/>
              </w:rPr>
            </w:pPr>
            <w:r>
              <w:rPr>
                <w:rFonts w:eastAsia="ArialMT" w:cstheme="minorHAnsi"/>
                <w:sz w:val="24"/>
                <w:szCs w:val="24"/>
              </w:rPr>
              <w:t xml:space="preserve">Chris </w:t>
            </w:r>
          </w:p>
        </w:tc>
        <w:tc>
          <w:tcPr>
            <w:tcW w:w="1181" w:type="dxa"/>
          </w:tcPr>
          <w:p w14:paraId="21AB3051" w14:textId="1E293CA5" w:rsidR="009F4922" w:rsidRDefault="00505F01" w:rsidP="00E54BCE">
            <w:pPr>
              <w:rPr>
                <w:rFonts w:eastAsia="ArialMT" w:cstheme="minorHAnsi"/>
                <w:sz w:val="24"/>
                <w:szCs w:val="24"/>
              </w:rPr>
            </w:pPr>
            <w:r>
              <w:rPr>
                <w:rFonts w:eastAsia="ArialMT" w:cstheme="minorHAnsi"/>
                <w:sz w:val="24"/>
                <w:szCs w:val="24"/>
              </w:rPr>
              <w:t>Null</w:t>
            </w:r>
          </w:p>
        </w:tc>
        <w:tc>
          <w:tcPr>
            <w:tcW w:w="1454" w:type="dxa"/>
          </w:tcPr>
          <w:p w14:paraId="3F6954EA" w14:textId="29E0B41D" w:rsidR="009F4922" w:rsidRDefault="00253F53" w:rsidP="00E54BCE">
            <w:pPr>
              <w:rPr>
                <w:rFonts w:eastAsia="ArialMT" w:cstheme="minorHAnsi"/>
                <w:sz w:val="24"/>
                <w:szCs w:val="24"/>
              </w:rPr>
            </w:pPr>
            <w:r>
              <w:rPr>
                <w:rFonts w:eastAsia="ArialMT" w:cstheme="minorHAnsi"/>
                <w:sz w:val="24"/>
                <w:szCs w:val="24"/>
              </w:rPr>
              <w:t>null</w:t>
            </w:r>
          </w:p>
        </w:tc>
      </w:tr>
      <w:tr w:rsidR="009F4922" w14:paraId="3AD7F143" w14:textId="77777777" w:rsidTr="004D674E">
        <w:tc>
          <w:tcPr>
            <w:tcW w:w="800" w:type="dxa"/>
          </w:tcPr>
          <w:p w14:paraId="60CCE06D" w14:textId="3C8213F0" w:rsidR="009F4922" w:rsidRDefault="006074C8" w:rsidP="00E54BCE">
            <w:pPr>
              <w:rPr>
                <w:rFonts w:eastAsia="ArialMT" w:cstheme="minorHAnsi"/>
                <w:sz w:val="24"/>
                <w:szCs w:val="24"/>
              </w:rPr>
            </w:pPr>
            <w:r>
              <w:rPr>
                <w:rFonts w:eastAsia="ArialMT" w:cstheme="minorHAnsi"/>
                <w:sz w:val="24"/>
                <w:szCs w:val="24"/>
              </w:rPr>
              <w:t>7</w:t>
            </w:r>
          </w:p>
        </w:tc>
        <w:tc>
          <w:tcPr>
            <w:tcW w:w="1914" w:type="dxa"/>
          </w:tcPr>
          <w:p w14:paraId="2ECAA265" w14:textId="252E4641" w:rsidR="009F4922" w:rsidRDefault="004E3256" w:rsidP="00E54BCE">
            <w:pPr>
              <w:rPr>
                <w:rFonts w:eastAsia="ArialMT" w:cstheme="minorHAnsi"/>
                <w:sz w:val="24"/>
                <w:szCs w:val="24"/>
              </w:rPr>
            </w:pPr>
            <w:r>
              <w:rPr>
                <w:rFonts w:eastAsia="ArialMT" w:cstheme="minorHAnsi"/>
                <w:sz w:val="24"/>
                <w:szCs w:val="24"/>
              </w:rPr>
              <w:t xml:space="preserve">Cart page </w:t>
            </w:r>
          </w:p>
        </w:tc>
        <w:tc>
          <w:tcPr>
            <w:tcW w:w="1375" w:type="dxa"/>
          </w:tcPr>
          <w:p w14:paraId="2EC4CCA4" w14:textId="528E1FDC" w:rsidR="009F4922" w:rsidRDefault="001D4569" w:rsidP="00E54BCE">
            <w:pPr>
              <w:rPr>
                <w:rFonts w:eastAsia="ArialMT" w:cstheme="minorHAnsi"/>
                <w:sz w:val="24"/>
                <w:szCs w:val="24"/>
              </w:rPr>
            </w:pPr>
            <w:r>
              <w:rPr>
                <w:rFonts w:eastAsia="ArialMT" w:cstheme="minorHAnsi"/>
                <w:sz w:val="24"/>
                <w:szCs w:val="24"/>
              </w:rPr>
              <w:t>10/27/2025</w:t>
            </w:r>
          </w:p>
        </w:tc>
        <w:tc>
          <w:tcPr>
            <w:tcW w:w="1375" w:type="dxa"/>
          </w:tcPr>
          <w:p w14:paraId="4EEB8226" w14:textId="5465C1FA" w:rsidR="009F4922" w:rsidRDefault="004D674E" w:rsidP="00E54BCE">
            <w:pPr>
              <w:rPr>
                <w:rFonts w:eastAsia="ArialMT" w:cstheme="minorHAnsi"/>
                <w:sz w:val="24"/>
                <w:szCs w:val="24"/>
              </w:rPr>
            </w:pPr>
            <w:r>
              <w:rPr>
                <w:rFonts w:eastAsia="ArialMT" w:cstheme="minorHAnsi"/>
                <w:sz w:val="24"/>
                <w:szCs w:val="24"/>
              </w:rPr>
              <w:t>11/</w:t>
            </w:r>
            <w:r w:rsidR="00984FAC">
              <w:rPr>
                <w:rFonts w:eastAsia="ArialMT" w:cstheme="minorHAnsi"/>
                <w:sz w:val="24"/>
                <w:szCs w:val="24"/>
              </w:rPr>
              <w:t>3</w:t>
            </w:r>
            <w:r>
              <w:rPr>
                <w:rFonts w:eastAsia="ArialMT" w:cstheme="minorHAnsi"/>
                <w:sz w:val="24"/>
                <w:szCs w:val="24"/>
              </w:rPr>
              <w:t>/2025</w:t>
            </w:r>
          </w:p>
        </w:tc>
        <w:tc>
          <w:tcPr>
            <w:tcW w:w="1251" w:type="dxa"/>
          </w:tcPr>
          <w:p w14:paraId="4BFEB529" w14:textId="54EFD092" w:rsidR="0052708D" w:rsidRDefault="00B0495E" w:rsidP="0052708D">
            <w:pPr>
              <w:rPr>
                <w:rFonts w:eastAsia="ArialMT" w:cstheme="minorHAnsi"/>
              </w:rPr>
            </w:pPr>
            <w:r>
              <w:rPr>
                <w:rFonts w:eastAsia="ArialMT" w:cstheme="minorHAnsi"/>
              </w:rPr>
              <w:t xml:space="preserve">T: </w:t>
            </w:r>
            <w:r w:rsidR="0052708D">
              <w:rPr>
                <w:rFonts w:eastAsia="ArialMT" w:cstheme="minorHAnsi"/>
              </w:rPr>
              <w:t>4</w:t>
            </w:r>
            <w:r w:rsidR="003F1D5F">
              <w:rPr>
                <w:rFonts w:eastAsia="ArialMT" w:cstheme="minorHAnsi"/>
              </w:rPr>
              <w:t xml:space="preserve"> </w:t>
            </w:r>
            <w:proofErr w:type="spellStart"/>
            <w:r w:rsidR="003F1D5F">
              <w:rPr>
                <w:rFonts w:eastAsia="ArialMT" w:cstheme="minorHAnsi"/>
              </w:rPr>
              <w:t>hrs</w:t>
            </w:r>
            <w:proofErr w:type="spellEnd"/>
            <w:r w:rsidR="003F1D5F">
              <w:rPr>
                <w:rFonts w:eastAsia="ArialMT" w:cstheme="minorHAnsi"/>
              </w:rPr>
              <w:t xml:space="preserve"> </w:t>
            </w:r>
          </w:p>
          <w:p w14:paraId="6BF4767F" w14:textId="77777777" w:rsidR="003F1D5F" w:rsidRDefault="000E356C" w:rsidP="0052708D">
            <w:pPr>
              <w:rPr>
                <w:rFonts w:eastAsia="ArialMT" w:cstheme="minorHAnsi"/>
              </w:rPr>
            </w:pPr>
            <w:r>
              <w:rPr>
                <w:rFonts w:eastAsia="ArialMT" w:cstheme="minorHAnsi"/>
              </w:rPr>
              <w:t xml:space="preserve">Vincent </w:t>
            </w:r>
          </w:p>
          <w:p w14:paraId="3BECCC17" w14:textId="51B80C0F" w:rsidR="009F4922" w:rsidRPr="0052708D" w:rsidRDefault="000E356C" w:rsidP="00E54BCE">
            <w:pPr>
              <w:rPr>
                <w:rFonts w:eastAsia="ArialMT" w:cstheme="minorHAnsi"/>
              </w:rPr>
            </w:pPr>
            <w:r>
              <w:rPr>
                <w:rFonts w:eastAsia="ArialMT" w:cstheme="minorHAnsi"/>
              </w:rPr>
              <w:t xml:space="preserve">Chris </w:t>
            </w:r>
          </w:p>
        </w:tc>
        <w:tc>
          <w:tcPr>
            <w:tcW w:w="1181" w:type="dxa"/>
          </w:tcPr>
          <w:p w14:paraId="065E517F" w14:textId="68BD940F" w:rsidR="009F4922" w:rsidRDefault="00505F01" w:rsidP="00E54BCE">
            <w:pPr>
              <w:rPr>
                <w:rFonts w:eastAsia="ArialMT" w:cstheme="minorHAnsi"/>
                <w:sz w:val="24"/>
                <w:szCs w:val="24"/>
              </w:rPr>
            </w:pPr>
            <w:r>
              <w:rPr>
                <w:rFonts w:eastAsia="ArialMT" w:cstheme="minorHAnsi"/>
                <w:sz w:val="24"/>
                <w:szCs w:val="24"/>
              </w:rPr>
              <w:t>Null</w:t>
            </w:r>
          </w:p>
        </w:tc>
        <w:tc>
          <w:tcPr>
            <w:tcW w:w="1454" w:type="dxa"/>
          </w:tcPr>
          <w:p w14:paraId="6B691F05" w14:textId="6D7A3613" w:rsidR="009F4922" w:rsidRDefault="00253F53" w:rsidP="00E54BCE">
            <w:pPr>
              <w:rPr>
                <w:rFonts w:eastAsia="ArialMT" w:cstheme="minorHAnsi"/>
                <w:sz w:val="24"/>
                <w:szCs w:val="24"/>
              </w:rPr>
            </w:pPr>
            <w:r>
              <w:rPr>
                <w:rFonts w:eastAsia="ArialMT" w:cstheme="minorHAnsi"/>
                <w:sz w:val="24"/>
                <w:szCs w:val="24"/>
              </w:rPr>
              <w:t xml:space="preserve">Null </w:t>
            </w:r>
          </w:p>
        </w:tc>
      </w:tr>
      <w:tr w:rsidR="00B65D19" w14:paraId="553F3C2A" w14:textId="77777777" w:rsidTr="004D674E">
        <w:tc>
          <w:tcPr>
            <w:tcW w:w="800" w:type="dxa"/>
          </w:tcPr>
          <w:p w14:paraId="00C6137D" w14:textId="555F5AAC" w:rsidR="00B65D19" w:rsidRDefault="006074C8" w:rsidP="00E54BCE">
            <w:pPr>
              <w:rPr>
                <w:rFonts w:eastAsia="ArialMT" w:cstheme="minorHAnsi"/>
                <w:sz w:val="24"/>
                <w:szCs w:val="24"/>
              </w:rPr>
            </w:pPr>
            <w:r>
              <w:rPr>
                <w:rFonts w:eastAsia="ArialMT" w:cstheme="minorHAnsi"/>
                <w:sz w:val="24"/>
                <w:szCs w:val="24"/>
              </w:rPr>
              <w:t>7.1</w:t>
            </w:r>
          </w:p>
        </w:tc>
        <w:tc>
          <w:tcPr>
            <w:tcW w:w="1914" w:type="dxa"/>
          </w:tcPr>
          <w:p w14:paraId="49E64ADF" w14:textId="68192EA2" w:rsidR="00B65D19" w:rsidRDefault="004E3256" w:rsidP="00E54BCE">
            <w:pPr>
              <w:rPr>
                <w:rFonts w:eastAsia="ArialMT" w:cstheme="minorHAnsi"/>
                <w:sz w:val="24"/>
                <w:szCs w:val="24"/>
              </w:rPr>
            </w:pPr>
            <w:r>
              <w:rPr>
                <w:rFonts w:eastAsia="ArialMT" w:cstheme="minorHAnsi"/>
                <w:sz w:val="24"/>
                <w:szCs w:val="24"/>
              </w:rPr>
              <w:t xml:space="preserve">Linking and making the cart functional </w:t>
            </w:r>
          </w:p>
        </w:tc>
        <w:tc>
          <w:tcPr>
            <w:tcW w:w="1375" w:type="dxa"/>
          </w:tcPr>
          <w:p w14:paraId="22D32A27" w14:textId="57D5FAF6" w:rsidR="00B65D19" w:rsidRPr="004D674E" w:rsidRDefault="004D674E" w:rsidP="00E54BCE">
            <w:r>
              <w:rPr>
                <w:rFonts w:eastAsia="ArialMT" w:cstheme="minorHAnsi"/>
                <w:sz w:val="24"/>
                <w:szCs w:val="24"/>
              </w:rPr>
              <w:t>11/</w:t>
            </w:r>
            <w:r w:rsidR="00984FAC">
              <w:rPr>
                <w:rFonts w:eastAsia="ArialMT" w:cstheme="minorHAnsi"/>
                <w:sz w:val="24"/>
                <w:szCs w:val="24"/>
              </w:rPr>
              <w:t>3</w:t>
            </w:r>
            <w:r>
              <w:rPr>
                <w:rFonts w:eastAsia="ArialMT" w:cstheme="minorHAnsi"/>
                <w:sz w:val="24"/>
                <w:szCs w:val="24"/>
              </w:rPr>
              <w:t>/2025</w:t>
            </w:r>
          </w:p>
        </w:tc>
        <w:tc>
          <w:tcPr>
            <w:tcW w:w="1375" w:type="dxa"/>
          </w:tcPr>
          <w:p w14:paraId="1A04D0A5" w14:textId="5A6D3020" w:rsidR="00B65D19" w:rsidRPr="00984FAC" w:rsidRDefault="00984FAC" w:rsidP="00E54BCE">
            <w:pPr>
              <w:rPr>
                <w:rFonts w:eastAsia="ArialMT" w:cstheme="minorHAnsi"/>
                <w:b/>
                <w:bCs/>
                <w:sz w:val="24"/>
                <w:szCs w:val="24"/>
              </w:rPr>
            </w:pPr>
            <w:r>
              <w:rPr>
                <w:rFonts w:eastAsia="ArialMT" w:cstheme="minorHAnsi"/>
                <w:sz w:val="24"/>
                <w:szCs w:val="24"/>
              </w:rPr>
              <w:t>11/3/2025</w:t>
            </w:r>
          </w:p>
        </w:tc>
        <w:tc>
          <w:tcPr>
            <w:tcW w:w="1251" w:type="dxa"/>
          </w:tcPr>
          <w:p w14:paraId="01F60181" w14:textId="40F8F57E" w:rsidR="004D674E" w:rsidRDefault="00B0495E" w:rsidP="004D674E">
            <w:pPr>
              <w:rPr>
                <w:rFonts w:eastAsia="ArialMT" w:cstheme="minorHAnsi"/>
                <w:sz w:val="24"/>
                <w:szCs w:val="24"/>
              </w:rPr>
            </w:pPr>
            <w:r>
              <w:rPr>
                <w:rFonts w:eastAsia="ArialMT" w:cstheme="minorHAnsi"/>
                <w:sz w:val="24"/>
                <w:szCs w:val="24"/>
              </w:rPr>
              <w:t xml:space="preserve">T: </w:t>
            </w:r>
            <w:r w:rsidR="00D16355">
              <w:rPr>
                <w:rFonts w:eastAsia="ArialMT" w:cstheme="minorHAnsi"/>
                <w:sz w:val="24"/>
                <w:szCs w:val="24"/>
              </w:rPr>
              <w:t>7</w:t>
            </w:r>
            <w:r w:rsidR="000E356C">
              <w:rPr>
                <w:rFonts w:eastAsia="ArialMT" w:cstheme="minorHAnsi"/>
                <w:sz w:val="24"/>
                <w:szCs w:val="24"/>
              </w:rPr>
              <w:t xml:space="preserve"> </w:t>
            </w:r>
            <w:proofErr w:type="spellStart"/>
            <w:r w:rsidR="000E356C">
              <w:rPr>
                <w:rFonts w:eastAsia="ArialMT" w:cstheme="minorHAnsi"/>
                <w:sz w:val="24"/>
                <w:szCs w:val="24"/>
              </w:rPr>
              <w:t>hrs</w:t>
            </w:r>
            <w:proofErr w:type="spellEnd"/>
            <w:r w:rsidR="000E356C">
              <w:rPr>
                <w:rFonts w:eastAsia="ArialMT" w:cstheme="minorHAnsi"/>
                <w:sz w:val="24"/>
                <w:szCs w:val="24"/>
              </w:rPr>
              <w:t xml:space="preserve"> </w:t>
            </w:r>
          </w:p>
          <w:p w14:paraId="565BC988" w14:textId="77777777" w:rsidR="000E356C" w:rsidRDefault="000E356C" w:rsidP="004D674E">
            <w:pPr>
              <w:rPr>
                <w:rFonts w:eastAsia="ArialMT" w:cstheme="minorHAnsi"/>
                <w:sz w:val="24"/>
                <w:szCs w:val="24"/>
              </w:rPr>
            </w:pPr>
            <w:r>
              <w:rPr>
                <w:rFonts w:eastAsia="ArialMT" w:cstheme="minorHAnsi"/>
                <w:sz w:val="24"/>
                <w:szCs w:val="24"/>
              </w:rPr>
              <w:t>Brice</w:t>
            </w:r>
          </w:p>
          <w:p w14:paraId="45C4FF71" w14:textId="1905AB8C" w:rsidR="00B65D19" w:rsidRDefault="000E356C" w:rsidP="00E54BCE">
            <w:pPr>
              <w:rPr>
                <w:rFonts w:eastAsia="ArialMT" w:cstheme="minorHAnsi"/>
                <w:sz w:val="24"/>
                <w:szCs w:val="24"/>
              </w:rPr>
            </w:pPr>
            <w:r>
              <w:rPr>
                <w:rFonts w:eastAsia="ArialMT" w:cstheme="minorHAnsi"/>
                <w:sz w:val="24"/>
                <w:szCs w:val="24"/>
              </w:rPr>
              <w:t xml:space="preserve">Natalie </w:t>
            </w:r>
          </w:p>
        </w:tc>
        <w:tc>
          <w:tcPr>
            <w:tcW w:w="1181" w:type="dxa"/>
          </w:tcPr>
          <w:p w14:paraId="3188600D" w14:textId="08F2F6F6" w:rsidR="00B65D19" w:rsidRDefault="00505F01" w:rsidP="00E54BCE">
            <w:pPr>
              <w:rPr>
                <w:rFonts w:eastAsia="ArialMT" w:cstheme="minorHAnsi"/>
                <w:sz w:val="24"/>
                <w:szCs w:val="24"/>
              </w:rPr>
            </w:pPr>
            <w:r>
              <w:rPr>
                <w:rFonts w:eastAsia="ArialMT" w:cstheme="minorHAnsi"/>
                <w:sz w:val="24"/>
                <w:szCs w:val="24"/>
              </w:rPr>
              <w:t>Null</w:t>
            </w:r>
          </w:p>
        </w:tc>
        <w:tc>
          <w:tcPr>
            <w:tcW w:w="1454" w:type="dxa"/>
          </w:tcPr>
          <w:p w14:paraId="57D9AFEF" w14:textId="2882344B" w:rsidR="00B65D19" w:rsidRDefault="00253F53" w:rsidP="00E54BCE">
            <w:pPr>
              <w:rPr>
                <w:rFonts w:eastAsia="ArialMT" w:cstheme="minorHAnsi"/>
                <w:sz w:val="24"/>
                <w:szCs w:val="24"/>
              </w:rPr>
            </w:pPr>
            <w:r>
              <w:rPr>
                <w:rFonts w:eastAsia="ArialMT" w:cstheme="minorHAnsi"/>
                <w:sz w:val="24"/>
                <w:szCs w:val="24"/>
              </w:rPr>
              <w:t xml:space="preserve">Null </w:t>
            </w:r>
          </w:p>
        </w:tc>
      </w:tr>
      <w:tr w:rsidR="004E3256" w14:paraId="1413B34C" w14:textId="77777777" w:rsidTr="004D674E">
        <w:tc>
          <w:tcPr>
            <w:tcW w:w="800" w:type="dxa"/>
          </w:tcPr>
          <w:p w14:paraId="0938B4A0" w14:textId="37A51012" w:rsidR="004E3256" w:rsidRDefault="004C4A2F" w:rsidP="00E54BCE">
            <w:pPr>
              <w:rPr>
                <w:rFonts w:eastAsia="ArialMT" w:cstheme="minorHAnsi"/>
                <w:sz w:val="24"/>
                <w:szCs w:val="24"/>
              </w:rPr>
            </w:pPr>
            <w:r>
              <w:rPr>
                <w:rFonts w:eastAsia="ArialMT" w:cstheme="minorHAnsi"/>
                <w:sz w:val="24"/>
                <w:szCs w:val="24"/>
              </w:rPr>
              <w:t>8</w:t>
            </w:r>
          </w:p>
        </w:tc>
        <w:tc>
          <w:tcPr>
            <w:tcW w:w="1914" w:type="dxa"/>
          </w:tcPr>
          <w:p w14:paraId="5F761605" w14:textId="5958944F" w:rsidR="004E3256" w:rsidRPr="0052332A" w:rsidRDefault="004E3256" w:rsidP="00E54BCE">
            <w:pPr>
              <w:rPr>
                <w:rFonts w:eastAsia="ArialMT" w:cstheme="minorHAnsi"/>
                <w:sz w:val="24"/>
                <w:szCs w:val="24"/>
              </w:rPr>
            </w:pPr>
            <w:r w:rsidRPr="0052332A">
              <w:rPr>
                <w:rFonts w:eastAsia="ArialMT" w:cstheme="minorHAnsi"/>
                <w:sz w:val="24"/>
                <w:szCs w:val="24"/>
              </w:rPr>
              <w:t xml:space="preserve">Checkout page </w:t>
            </w:r>
          </w:p>
        </w:tc>
        <w:tc>
          <w:tcPr>
            <w:tcW w:w="1375" w:type="dxa"/>
          </w:tcPr>
          <w:p w14:paraId="5037B67D" w14:textId="53D67B8F" w:rsidR="004E3256" w:rsidRPr="0052332A" w:rsidRDefault="007863C5" w:rsidP="00E54BCE">
            <w:pPr>
              <w:rPr>
                <w:rFonts w:eastAsia="ArialMT" w:cstheme="minorHAnsi"/>
                <w:sz w:val="24"/>
                <w:szCs w:val="24"/>
              </w:rPr>
            </w:pPr>
            <w:r w:rsidRPr="0052332A">
              <w:rPr>
                <w:rFonts w:eastAsia="ArialMT" w:cstheme="minorHAnsi"/>
                <w:sz w:val="24"/>
                <w:szCs w:val="24"/>
              </w:rPr>
              <w:t>11/3/2025</w:t>
            </w:r>
          </w:p>
        </w:tc>
        <w:tc>
          <w:tcPr>
            <w:tcW w:w="1375" w:type="dxa"/>
          </w:tcPr>
          <w:p w14:paraId="0460B487" w14:textId="3360DC38" w:rsidR="004E3256" w:rsidRPr="0052332A" w:rsidRDefault="00984FAC" w:rsidP="00E54BCE">
            <w:pPr>
              <w:rPr>
                <w:rFonts w:eastAsia="ArialMT" w:cstheme="minorHAnsi"/>
                <w:sz w:val="24"/>
                <w:szCs w:val="24"/>
              </w:rPr>
            </w:pPr>
            <w:r w:rsidRPr="0052332A">
              <w:rPr>
                <w:rFonts w:eastAsia="ArialMT" w:cstheme="minorHAnsi"/>
                <w:sz w:val="24"/>
                <w:szCs w:val="24"/>
              </w:rPr>
              <w:t>11/</w:t>
            </w:r>
            <w:r w:rsidR="001A1F5A" w:rsidRPr="0052332A">
              <w:rPr>
                <w:rFonts w:eastAsia="ArialMT" w:cstheme="minorHAnsi"/>
                <w:sz w:val="24"/>
                <w:szCs w:val="24"/>
              </w:rPr>
              <w:t>10/2025</w:t>
            </w:r>
          </w:p>
        </w:tc>
        <w:tc>
          <w:tcPr>
            <w:tcW w:w="1251" w:type="dxa"/>
          </w:tcPr>
          <w:p w14:paraId="17B88E15" w14:textId="38A1BD1C" w:rsidR="004D674E" w:rsidRDefault="00D16355" w:rsidP="004D674E">
            <w:pPr>
              <w:rPr>
                <w:rFonts w:eastAsia="ArialMT" w:cstheme="minorHAnsi"/>
                <w:sz w:val="24"/>
                <w:szCs w:val="24"/>
              </w:rPr>
            </w:pPr>
            <w:r>
              <w:rPr>
                <w:rFonts w:eastAsia="ArialMT" w:cstheme="minorHAnsi"/>
                <w:sz w:val="24"/>
                <w:szCs w:val="24"/>
              </w:rPr>
              <w:t xml:space="preserve">T: </w:t>
            </w:r>
            <w:r w:rsidR="00C862B2">
              <w:rPr>
                <w:rFonts w:eastAsia="ArialMT" w:cstheme="minorHAnsi"/>
                <w:sz w:val="24"/>
                <w:szCs w:val="24"/>
              </w:rPr>
              <w:t xml:space="preserve">15 </w:t>
            </w:r>
            <w:proofErr w:type="spellStart"/>
            <w:r w:rsidR="00C862B2">
              <w:rPr>
                <w:rFonts w:eastAsia="ArialMT" w:cstheme="minorHAnsi"/>
                <w:sz w:val="24"/>
                <w:szCs w:val="24"/>
              </w:rPr>
              <w:t>hrs</w:t>
            </w:r>
            <w:proofErr w:type="spellEnd"/>
          </w:p>
          <w:p w14:paraId="51C07935" w14:textId="77777777" w:rsidR="00C862B2" w:rsidRDefault="004872D3" w:rsidP="004D674E">
            <w:pPr>
              <w:rPr>
                <w:rFonts w:eastAsia="ArialMT" w:cstheme="minorHAnsi"/>
                <w:sz w:val="24"/>
                <w:szCs w:val="24"/>
              </w:rPr>
            </w:pPr>
            <w:r>
              <w:rPr>
                <w:rFonts w:eastAsia="ArialMT" w:cstheme="minorHAnsi"/>
                <w:sz w:val="24"/>
                <w:szCs w:val="24"/>
              </w:rPr>
              <w:t xml:space="preserve">Natalie </w:t>
            </w:r>
          </w:p>
          <w:p w14:paraId="0CFA4DBA" w14:textId="0B618DB8" w:rsidR="004E3256" w:rsidRDefault="00AB753A" w:rsidP="00E54BCE">
            <w:pPr>
              <w:rPr>
                <w:rFonts w:eastAsia="ArialMT" w:cstheme="minorHAnsi"/>
                <w:sz w:val="24"/>
                <w:szCs w:val="24"/>
              </w:rPr>
            </w:pPr>
            <w:r>
              <w:rPr>
                <w:rFonts w:eastAsia="ArialMT" w:cstheme="minorHAnsi"/>
                <w:sz w:val="24"/>
                <w:szCs w:val="24"/>
              </w:rPr>
              <w:t>Brice</w:t>
            </w:r>
          </w:p>
        </w:tc>
        <w:tc>
          <w:tcPr>
            <w:tcW w:w="1181" w:type="dxa"/>
          </w:tcPr>
          <w:p w14:paraId="79849243" w14:textId="28465E0F" w:rsidR="004E3256" w:rsidRDefault="00505F01" w:rsidP="00E54BCE">
            <w:pPr>
              <w:rPr>
                <w:rFonts w:eastAsia="ArialMT" w:cstheme="minorHAnsi"/>
                <w:sz w:val="24"/>
                <w:szCs w:val="24"/>
              </w:rPr>
            </w:pPr>
            <w:r>
              <w:rPr>
                <w:rFonts w:eastAsia="ArialMT" w:cstheme="minorHAnsi"/>
                <w:sz w:val="24"/>
                <w:szCs w:val="24"/>
              </w:rPr>
              <w:t>Null</w:t>
            </w:r>
          </w:p>
        </w:tc>
        <w:tc>
          <w:tcPr>
            <w:tcW w:w="1454" w:type="dxa"/>
          </w:tcPr>
          <w:p w14:paraId="6DEC0F4B" w14:textId="551681EC" w:rsidR="004E3256" w:rsidRDefault="00CD440D" w:rsidP="00E54BCE">
            <w:pPr>
              <w:rPr>
                <w:rFonts w:eastAsia="ArialMT" w:cstheme="minorHAnsi"/>
                <w:sz w:val="24"/>
                <w:szCs w:val="24"/>
              </w:rPr>
            </w:pPr>
            <w:r>
              <w:rPr>
                <w:rFonts w:eastAsia="ArialMT" w:cstheme="minorHAnsi"/>
                <w:sz w:val="24"/>
                <w:szCs w:val="24"/>
              </w:rPr>
              <w:t>Null</w:t>
            </w:r>
          </w:p>
        </w:tc>
      </w:tr>
      <w:tr w:rsidR="004E3256" w14:paraId="1E47A0B3" w14:textId="77777777" w:rsidTr="004D674E">
        <w:tc>
          <w:tcPr>
            <w:tcW w:w="800" w:type="dxa"/>
          </w:tcPr>
          <w:p w14:paraId="646CBB1F" w14:textId="795428B1" w:rsidR="004E3256" w:rsidRDefault="004C4A2F" w:rsidP="00E54BCE">
            <w:pPr>
              <w:rPr>
                <w:rFonts w:eastAsia="ArialMT" w:cstheme="minorHAnsi"/>
                <w:sz w:val="24"/>
                <w:szCs w:val="24"/>
              </w:rPr>
            </w:pPr>
            <w:r>
              <w:rPr>
                <w:rFonts w:eastAsia="ArialMT" w:cstheme="minorHAnsi"/>
                <w:sz w:val="24"/>
                <w:szCs w:val="24"/>
              </w:rPr>
              <w:t>8.1</w:t>
            </w:r>
          </w:p>
        </w:tc>
        <w:tc>
          <w:tcPr>
            <w:tcW w:w="1914" w:type="dxa"/>
          </w:tcPr>
          <w:p w14:paraId="3A53893A" w14:textId="1D6E2194" w:rsidR="00CD1284" w:rsidRDefault="00CD1284" w:rsidP="00E54BCE">
            <w:pPr>
              <w:rPr>
                <w:rFonts w:eastAsia="ArialMT" w:cstheme="minorHAnsi"/>
                <w:sz w:val="24"/>
                <w:szCs w:val="24"/>
              </w:rPr>
            </w:pPr>
            <w:r>
              <w:rPr>
                <w:rFonts w:eastAsia="ArialMT" w:cstheme="minorHAnsi"/>
                <w:sz w:val="24"/>
                <w:szCs w:val="24"/>
              </w:rPr>
              <w:t xml:space="preserve">Verifying payment method, address, and confirmation email </w:t>
            </w:r>
          </w:p>
        </w:tc>
        <w:tc>
          <w:tcPr>
            <w:tcW w:w="1375" w:type="dxa"/>
          </w:tcPr>
          <w:p w14:paraId="31C43E4D" w14:textId="56F3BAF6" w:rsidR="004E3256" w:rsidRDefault="00984FAC" w:rsidP="00E54BCE">
            <w:pPr>
              <w:rPr>
                <w:rFonts w:eastAsia="ArialMT" w:cstheme="minorHAnsi"/>
                <w:sz w:val="24"/>
                <w:szCs w:val="24"/>
              </w:rPr>
            </w:pPr>
            <w:r>
              <w:rPr>
                <w:rFonts w:eastAsia="ArialMT" w:cstheme="minorHAnsi"/>
                <w:sz w:val="24"/>
                <w:szCs w:val="24"/>
              </w:rPr>
              <w:t>11/3</w:t>
            </w:r>
            <w:r w:rsidR="004C4B31">
              <w:rPr>
                <w:rFonts w:eastAsia="ArialMT" w:cstheme="minorHAnsi"/>
                <w:sz w:val="24"/>
                <w:szCs w:val="24"/>
              </w:rPr>
              <w:t>/2025</w:t>
            </w:r>
          </w:p>
        </w:tc>
        <w:tc>
          <w:tcPr>
            <w:tcW w:w="1375" w:type="dxa"/>
          </w:tcPr>
          <w:p w14:paraId="5096EDB5" w14:textId="4CBF35F2" w:rsidR="004E3256" w:rsidRDefault="001A1F5A" w:rsidP="00E54BCE">
            <w:pPr>
              <w:rPr>
                <w:rFonts w:eastAsia="ArialMT" w:cstheme="minorHAnsi"/>
                <w:sz w:val="24"/>
                <w:szCs w:val="24"/>
              </w:rPr>
            </w:pPr>
            <w:r>
              <w:rPr>
                <w:rFonts w:eastAsia="ArialMT" w:cstheme="minorHAnsi"/>
                <w:sz w:val="24"/>
                <w:szCs w:val="24"/>
              </w:rPr>
              <w:t>11/10/2025</w:t>
            </w:r>
          </w:p>
        </w:tc>
        <w:tc>
          <w:tcPr>
            <w:tcW w:w="1251" w:type="dxa"/>
          </w:tcPr>
          <w:p w14:paraId="5C1D3356" w14:textId="77777777" w:rsidR="004D674E" w:rsidRDefault="00D16355" w:rsidP="004D674E">
            <w:pPr>
              <w:rPr>
                <w:rFonts w:eastAsia="ArialMT" w:cstheme="minorHAnsi"/>
                <w:sz w:val="24"/>
                <w:szCs w:val="24"/>
              </w:rPr>
            </w:pPr>
            <w:r>
              <w:rPr>
                <w:rFonts w:eastAsia="ArialMT" w:cstheme="minorHAnsi"/>
                <w:sz w:val="24"/>
                <w:szCs w:val="24"/>
              </w:rPr>
              <w:t xml:space="preserve">T: 20 </w:t>
            </w:r>
            <w:proofErr w:type="spellStart"/>
            <w:r>
              <w:rPr>
                <w:rFonts w:eastAsia="ArialMT" w:cstheme="minorHAnsi"/>
                <w:sz w:val="24"/>
                <w:szCs w:val="24"/>
              </w:rPr>
              <w:t>hrs</w:t>
            </w:r>
            <w:proofErr w:type="spellEnd"/>
          </w:p>
          <w:p w14:paraId="34FE1A7F" w14:textId="77777777" w:rsidR="00D16355" w:rsidRDefault="00D16355" w:rsidP="004D674E">
            <w:pPr>
              <w:rPr>
                <w:rFonts w:eastAsia="ArialMT" w:cstheme="minorHAnsi"/>
                <w:sz w:val="24"/>
                <w:szCs w:val="24"/>
              </w:rPr>
            </w:pPr>
            <w:r>
              <w:rPr>
                <w:rFonts w:eastAsia="ArialMT" w:cstheme="minorHAnsi"/>
                <w:sz w:val="24"/>
                <w:szCs w:val="24"/>
              </w:rPr>
              <w:t>Brice</w:t>
            </w:r>
          </w:p>
          <w:p w14:paraId="38604971" w14:textId="77777777" w:rsidR="00D16355" w:rsidRDefault="00D16355" w:rsidP="004D674E">
            <w:pPr>
              <w:rPr>
                <w:rFonts w:eastAsia="ArialMT" w:cstheme="minorHAnsi"/>
                <w:sz w:val="24"/>
                <w:szCs w:val="24"/>
              </w:rPr>
            </w:pPr>
            <w:r>
              <w:rPr>
                <w:rFonts w:eastAsia="ArialMT" w:cstheme="minorHAnsi"/>
                <w:sz w:val="24"/>
                <w:szCs w:val="24"/>
              </w:rPr>
              <w:t xml:space="preserve">Chris </w:t>
            </w:r>
          </w:p>
          <w:p w14:paraId="55B7CCB5" w14:textId="77777777" w:rsidR="00D16355" w:rsidRDefault="00D16355" w:rsidP="004D674E">
            <w:pPr>
              <w:rPr>
                <w:rFonts w:eastAsia="ArialMT" w:cstheme="minorHAnsi"/>
                <w:sz w:val="24"/>
                <w:szCs w:val="24"/>
              </w:rPr>
            </w:pPr>
            <w:r>
              <w:rPr>
                <w:rFonts w:eastAsia="ArialMT" w:cstheme="minorHAnsi"/>
                <w:sz w:val="24"/>
                <w:szCs w:val="24"/>
              </w:rPr>
              <w:t xml:space="preserve">Natalie </w:t>
            </w:r>
          </w:p>
          <w:p w14:paraId="492A1B82" w14:textId="097F8122" w:rsidR="004E3256" w:rsidRDefault="00D16355" w:rsidP="00E54BCE">
            <w:pPr>
              <w:rPr>
                <w:rFonts w:eastAsia="ArialMT" w:cstheme="minorHAnsi"/>
                <w:sz w:val="24"/>
                <w:szCs w:val="24"/>
              </w:rPr>
            </w:pPr>
            <w:r>
              <w:rPr>
                <w:rFonts w:eastAsia="ArialMT" w:cstheme="minorHAnsi"/>
                <w:sz w:val="24"/>
                <w:szCs w:val="24"/>
              </w:rPr>
              <w:t xml:space="preserve">Vincent </w:t>
            </w:r>
          </w:p>
        </w:tc>
        <w:tc>
          <w:tcPr>
            <w:tcW w:w="1181" w:type="dxa"/>
          </w:tcPr>
          <w:p w14:paraId="6F6E3380" w14:textId="4F9801C4" w:rsidR="004E3256" w:rsidRDefault="00505F01" w:rsidP="00E54BCE">
            <w:pPr>
              <w:rPr>
                <w:rFonts w:eastAsia="ArialMT" w:cstheme="minorHAnsi"/>
                <w:sz w:val="24"/>
                <w:szCs w:val="24"/>
              </w:rPr>
            </w:pPr>
            <w:r>
              <w:rPr>
                <w:rFonts w:eastAsia="ArialMT" w:cstheme="minorHAnsi"/>
                <w:sz w:val="24"/>
                <w:szCs w:val="24"/>
              </w:rPr>
              <w:t>Null</w:t>
            </w:r>
          </w:p>
        </w:tc>
        <w:tc>
          <w:tcPr>
            <w:tcW w:w="1454" w:type="dxa"/>
          </w:tcPr>
          <w:p w14:paraId="71BA9734" w14:textId="7CC6A492" w:rsidR="004E3256" w:rsidRDefault="00CD440D" w:rsidP="00E54BCE">
            <w:pPr>
              <w:rPr>
                <w:rFonts w:eastAsia="ArialMT" w:cstheme="minorHAnsi"/>
                <w:sz w:val="24"/>
                <w:szCs w:val="24"/>
              </w:rPr>
            </w:pPr>
            <w:r>
              <w:rPr>
                <w:rFonts w:eastAsia="ArialMT" w:cstheme="minorHAnsi"/>
                <w:sz w:val="24"/>
                <w:szCs w:val="24"/>
              </w:rPr>
              <w:t>null</w:t>
            </w:r>
          </w:p>
        </w:tc>
      </w:tr>
      <w:tr w:rsidR="00CD1284" w14:paraId="5E04AEB3" w14:textId="77777777" w:rsidTr="004D674E">
        <w:tc>
          <w:tcPr>
            <w:tcW w:w="800" w:type="dxa"/>
          </w:tcPr>
          <w:p w14:paraId="1D76198D" w14:textId="2CAA0A3C" w:rsidR="00CD1284" w:rsidRDefault="004C4A2F" w:rsidP="00E54BCE">
            <w:pPr>
              <w:rPr>
                <w:rFonts w:eastAsia="ArialMT" w:cstheme="minorHAnsi"/>
                <w:sz w:val="24"/>
                <w:szCs w:val="24"/>
              </w:rPr>
            </w:pPr>
            <w:r>
              <w:rPr>
                <w:rFonts w:eastAsia="ArialMT" w:cstheme="minorHAnsi"/>
                <w:sz w:val="24"/>
                <w:szCs w:val="24"/>
              </w:rPr>
              <w:t>9</w:t>
            </w:r>
          </w:p>
        </w:tc>
        <w:tc>
          <w:tcPr>
            <w:tcW w:w="1914" w:type="dxa"/>
          </w:tcPr>
          <w:p w14:paraId="56BEF34A" w14:textId="587D4234" w:rsidR="00CD1284" w:rsidRDefault="00CD1284" w:rsidP="00E54BCE">
            <w:pPr>
              <w:rPr>
                <w:rFonts w:eastAsia="ArialMT" w:cstheme="minorHAnsi"/>
                <w:sz w:val="24"/>
                <w:szCs w:val="24"/>
              </w:rPr>
            </w:pPr>
            <w:r>
              <w:rPr>
                <w:rFonts w:eastAsia="ArialMT" w:cstheme="minorHAnsi"/>
                <w:sz w:val="24"/>
                <w:szCs w:val="24"/>
              </w:rPr>
              <w:t>Customer account page</w:t>
            </w:r>
          </w:p>
        </w:tc>
        <w:tc>
          <w:tcPr>
            <w:tcW w:w="1375" w:type="dxa"/>
          </w:tcPr>
          <w:p w14:paraId="76883924" w14:textId="0C2D102D" w:rsidR="00CD1284" w:rsidRDefault="00B72420" w:rsidP="00E54BCE">
            <w:pPr>
              <w:rPr>
                <w:rFonts w:eastAsia="ArialMT" w:cstheme="minorHAnsi"/>
                <w:sz w:val="24"/>
                <w:szCs w:val="24"/>
              </w:rPr>
            </w:pPr>
            <w:r>
              <w:rPr>
                <w:rFonts w:eastAsia="ArialMT" w:cstheme="minorHAnsi"/>
                <w:sz w:val="24"/>
                <w:szCs w:val="24"/>
              </w:rPr>
              <w:t>11/10/2025</w:t>
            </w:r>
          </w:p>
        </w:tc>
        <w:tc>
          <w:tcPr>
            <w:tcW w:w="1375" w:type="dxa"/>
          </w:tcPr>
          <w:p w14:paraId="6305236B" w14:textId="736ADDF0" w:rsidR="00CD1284" w:rsidRDefault="001A1F5A" w:rsidP="00E54BCE">
            <w:pPr>
              <w:rPr>
                <w:rFonts w:eastAsia="ArialMT" w:cstheme="minorHAnsi"/>
                <w:sz w:val="24"/>
                <w:szCs w:val="24"/>
              </w:rPr>
            </w:pPr>
            <w:r>
              <w:rPr>
                <w:rFonts w:eastAsia="ArialMT" w:cstheme="minorHAnsi"/>
                <w:sz w:val="24"/>
                <w:szCs w:val="24"/>
              </w:rPr>
              <w:t>11/</w:t>
            </w:r>
            <w:r w:rsidR="00984FAC">
              <w:rPr>
                <w:rFonts w:eastAsia="ArialMT" w:cstheme="minorHAnsi"/>
                <w:sz w:val="24"/>
                <w:szCs w:val="24"/>
              </w:rPr>
              <w:t>17</w:t>
            </w:r>
            <w:r>
              <w:rPr>
                <w:rFonts w:eastAsia="ArialMT" w:cstheme="minorHAnsi"/>
                <w:sz w:val="24"/>
                <w:szCs w:val="24"/>
              </w:rPr>
              <w:t>/2025</w:t>
            </w:r>
          </w:p>
        </w:tc>
        <w:tc>
          <w:tcPr>
            <w:tcW w:w="1251" w:type="dxa"/>
          </w:tcPr>
          <w:p w14:paraId="57EEEFF7" w14:textId="77777777" w:rsidR="00984FAC" w:rsidRDefault="00D16355" w:rsidP="00984FAC">
            <w:pPr>
              <w:rPr>
                <w:rFonts w:eastAsia="ArialMT" w:cstheme="minorHAnsi"/>
                <w:sz w:val="24"/>
                <w:szCs w:val="24"/>
              </w:rPr>
            </w:pPr>
            <w:r>
              <w:rPr>
                <w:rFonts w:eastAsia="ArialMT" w:cstheme="minorHAnsi"/>
                <w:sz w:val="24"/>
                <w:szCs w:val="24"/>
              </w:rPr>
              <w:t xml:space="preserve">T: 7 </w:t>
            </w:r>
            <w:proofErr w:type="spellStart"/>
            <w:r>
              <w:rPr>
                <w:rFonts w:eastAsia="ArialMT" w:cstheme="minorHAnsi"/>
                <w:sz w:val="24"/>
                <w:szCs w:val="24"/>
              </w:rPr>
              <w:t>hrs</w:t>
            </w:r>
            <w:proofErr w:type="spellEnd"/>
            <w:r>
              <w:rPr>
                <w:rFonts w:eastAsia="ArialMT" w:cstheme="minorHAnsi"/>
                <w:sz w:val="24"/>
                <w:szCs w:val="24"/>
              </w:rPr>
              <w:t xml:space="preserve"> </w:t>
            </w:r>
          </w:p>
          <w:p w14:paraId="572CBE20" w14:textId="33272071" w:rsidR="00CD1284" w:rsidRDefault="00B95F5E" w:rsidP="00E54BCE">
            <w:pPr>
              <w:rPr>
                <w:rFonts w:eastAsia="ArialMT" w:cstheme="minorHAnsi"/>
                <w:sz w:val="24"/>
                <w:szCs w:val="24"/>
              </w:rPr>
            </w:pPr>
            <w:r>
              <w:rPr>
                <w:rFonts w:eastAsia="ArialMT" w:cstheme="minorHAnsi"/>
                <w:sz w:val="24"/>
                <w:szCs w:val="24"/>
              </w:rPr>
              <w:t xml:space="preserve">Brice </w:t>
            </w:r>
          </w:p>
        </w:tc>
        <w:tc>
          <w:tcPr>
            <w:tcW w:w="1181" w:type="dxa"/>
          </w:tcPr>
          <w:p w14:paraId="6A86ADEF" w14:textId="15889359" w:rsidR="00CD1284" w:rsidRDefault="00505F01" w:rsidP="00E54BCE">
            <w:pPr>
              <w:rPr>
                <w:rFonts w:eastAsia="ArialMT" w:cstheme="minorHAnsi"/>
                <w:sz w:val="24"/>
                <w:szCs w:val="24"/>
              </w:rPr>
            </w:pPr>
            <w:r>
              <w:rPr>
                <w:rFonts w:eastAsia="ArialMT" w:cstheme="minorHAnsi"/>
                <w:sz w:val="24"/>
                <w:szCs w:val="24"/>
              </w:rPr>
              <w:t>null</w:t>
            </w:r>
          </w:p>
        </w:tc>
        <w:tc>
          <w:tcPr>
            <w:tcW w:w="1454" w:type="dxa"/>
          </w:tcPr>
          <w:p w14:paraId="4BCBA1A2" w14:textId="7EBD9013" w:rsidR="00CD1284" w:rsidRDefault="00CD440D" w:rsidP="00E54BCE">
            <w:pPr>
              <w:rPr>
                <w:rFonts w:eastAsia="ArialMT" w:cstheme="minorHAnsi"/>
                <w:sz w:val="24"/>
                <w:szCs w:val="24"/>
              </w:rPr>
            </w:pPr>
            <w:r>
              <w:rPr>
                <w:rFonts w:eastAsia="ArialMT" w:cstheme="minorHAnsi"/>
                <w:sz w:val="24"/>
                <w:szCs w:val="24"/>
              </w:rPr>
              <w:t>Null</w:t>
            </w:r>
          </w:p>
        </w:tc>
      </w:tr>
      <w:tr w:rsidR="00CD1284" w14:paraId="4D38B593" w14:textId="77777777" w:rsidTr="004D674E">
        <w:tc>
          <w:tcPr>
            <w:tcW w:w="800" w:type="dxa"/>
          </w:tcPr>
          <w:p w14:paraId="7CFFA081" w14:textId="3DA65922" w:rsidR="00CD1284" w:rsidRDefault="004C4A2F" w:rsidP="00E54BCE">
            <w:pPr>
              <w:rPr>
                <w:rFonts w:eastAsia="ArialMT" w:cstheme="minorHAnsi"/>
                <w:sz w:val="24"/>
                <w:szCs w:val="24"/>
              </w:rPr>
            </w:pPr>
            <w:r>
              <w:rPr>
                <w:rFonts w:eastAsia="ArialMT" w:cstheme="minorHAnsi"/>
                <w:sz w:val="24"/>
                <w:szCs w:val="24"/>
              </w:rPr>
              <w:t>10</w:t>
            </w:r>
          </w:p>
        </w:tc>
        <w:tc>
          <w:tcPr>
            <w:tcW w:w="1914" w:type="dxa"/>
          </w:tcPr>
          <w:p w14:paraId="75BD7A75" w14:textId="43AE9A76" w:rsidR="00CD1284" w:rsidRDefault="00CD1284" w:rsidP="00E54BCE">
            <w:pPr>
              <w:rPr>
                <w:rFonts w:eastAsia="ArialMT" w:cstheme="minorHAnsi"/>
                <w:sz w:val="24"/>
                <w:szCs w:val="24"/>
              </w:rPr>
            </w:pPr>
            <w:r>
              <w:rPr>
                <w:rFonts w:eastAsia="ArialMT" w:cstheme="minorHAnsi"/>
                <w:sz w:val="24"/>
                <w:szCs w:val="24"/>
              </w:rPr>
              <w:t xml:space="preserve">Receipt manager </w:t>
            </w:r>
          </w:p>
        </w:tc>
        <w:tc>
          <w:tcPr>
            <w:tcW w:w="1375" w:type="dxa"/>
          </w:tcPr>
          <w:p w14:paraId="010FD59E" w14:textId="2C3560F0" w:rsidR="00CD1284" w:rsidRDefault="00B72420" w:rsidP="00E54BCE">
            <w:pPr>
              <w:rPr>
                <w:rFonts w:eastAsia="ArialMT" w:cstheme="minorHAnsi"/>
                <w:sz w:val="24"/>
                <w:szCs w:val="24"/>
              </w:rPr>
            </w:pPr>
            <w:r>
              <w:rPr>
                <w:rFonts w:eastAsia="ArialMT" w:cstheme="minorHAnsi"/>
                <w:sz w:val="24"/>
                <w:szCs w:val="24"/>
              </w:rPr>
              <w:t>11/10/2025</w:t>
            </w:r>
          </w:p>
        </w:tc>
        <w:tc>
          <w:tcPr>
            <w:tcW w:w="1375" w:type="dxa"/>
          </w:tcPr>
          <w:p w14:paraId="5782AC4B" w14:textId="48EE67B6" w:rsidR="00CD1284" w:rsidRDefault="001A1F5A" w:rsidP="00E54BCE">
            <w:pPr>
              <w:rPr>
                <w:rFonts w:eastAsia="ArialMT" w:cstheme="minorHAnsi"/>
                <w:sz w:val="24"/>
                <w:szCs w:val="24"/>
              </w:rPr>
            </w:pPr>
            <w:r>
              <w:rPr>
                <w:rFonts w:eastAsia="ArialMT" w:cstheme="minorHAnsi"/>
                <w:sz w:val="24"/>
                <w:szCs w:val="24"/>
              </w:rPr>
              <w:t>11/</w:t>
            </w:r>
            <w:r w:rsidR="00984FAC">
              <w:rPr>
                <w:rFonts w:eastAsia="ArialMT" w:cstheme="minorHAnsi"/>
                <w:sz w:val="24"/>
                <w:szCs w:val="24"/>
              </w:rPr>
              <w:t>17</w:t>
            </w:r>
            <w:r>
              <w:rPr>
                <w:rFonts w:eastAsia="ArialMT" w:cstheme="minorHAnsi"/>
                <w:sz w:val="24"/>
                <w:szCs w:val="24"/>
              </w:rPr>
              <w:t>/2025</w:t>
            </w:r>
          </w:p>
        </w:tc>
        <w:tc>
          <w:tcPr>
            <w:tcW w:w="1251" w:type="dxa"/>
          </w:tcPr>
          <w:p w14:paraId="71BA7DB2" w14:textId="77777777" w:rsidR="00984FAC" w:rsidRDefault="00B95F5E" w:rsidP="00984FAC">
            <w:pPr>
              <w:rPr>
                <w:rFonts w:eastAsia="ArialMT" w:cstheme="minorHAnsi"/>
                <w:sz w:val="24"/>
                <w:szCs w:val="24"/>
              </w:rPr>
            </w:pPr>
            <w:r>
              <w:rPr>
                <w:rFonts w:eastAsia="ArialMT" w:cstheme="minorHAnsi"/>
                <w:sz w:val="24"/>
                <w:szCs w:val="24"/>
              </w:rPr>
              <w:t xml:space="preserve">T: 9 </w:t>
            </w:r>
            <w:proofErr w:type="spellStart"/>
            <w:r>
              <w:rPr>
                <w:rFonts w:eastAsia="ArialMT" w:cstheme="minorHAnsi"/>
                <w:sz w:val="24"/>
                <w:szCs w:val="24"/>
              </w:rPr>
              <w:t>hrs</w:t>
            </w:r>
            <w:proofErr w:type="spellEnd"/>
            <w:r>
              <w:rPr>
                <w:rFonts w:eastAsia="ArialMT" w:cstheme="minorHAnsi"/>
                <w:sz w:val="24"/>
                <w:szCs w:val="24"/>
              </w:rPr>
              <w:t xml:space="preserve"> </w:t>
            </w:r>
          </w:p>
          <w:p w14:paraId="3FF6E504" w14:textId="77777777" w:rsidR="00800DF9" w:rsidRDefault="00800DF9" w:rsidP="00984FAC">
            <w:pPr>
              <w:rPr>
                <w:rFonts w:eastAsia="ArialMT" w:cstheme="minorHAnsi"/>
                <w:sz w:val="24"/>
                <w:szCs w:val="24"/>
              </w:rPr>
            </w:pPr>
            <w:r>
              <w:rPr>
                <w:rFonts w:eastAsia="ArialMT" w:cstheme="minorHAnsi"/>
                <w:sz w:val="24"/>
                <w:szCs w:val="24"/>
              </w:rPr>
              <w:t xml:space="preserve">Vincent </w:t>
            </w:r>
          </w:p>
          <w:p w14:paraId="4B18A54B" w14:textId="7C8814E5" w:rsidR="00CD1284" w:rsidRDefault="00800DF9" w:rsidP="00E54BCE">
            <w:pPr>
              <w:rPr>
                <w:rFonts w:eastAsia="ArialMT" w:cstheme="minorHAnsi"/>
                <w:sz w:val="24"/>
                <w:szCs w:val="24"/>
              </w:rPr>
            </w:pPr>
            <w:r>
              <w:rPr>
                <w:rFonts w:eastAsia="ArialMT" w:cstheme="minorHAnsi"/>
                <w:sz w:val="24"/>
                <w:szCs w:val="24"/>
              </w:rPr>
              <w:t xml:space="preserve">Natalie </w:t>
            </w:r>
          </w:p>
        </w:tc>
        <w:tc>
          <w:tcPr>
            <w:tcW w:w="1181" w:type="dxa"/>
          </w:tcPr>
          <w:p w14:paraId="0B8A10B5" w14:textId="4867A1FF" w:rsidR="00CD1284" w:rsidRDefault="00505F01" w:rsidP="00E54BCE">
            <w:pPr>
              <w:rPr>
                <w:rFonts w:eastAsia="ArialMT" w:cstheme="minorHAnsi"/>
                <w:sz w:val="24"/>
                <w:szCs w:val="24"/>
              </w:rPr>
            </w:pPr>
            <w:r>
              <w:rPr>
                <w:rFonts w:eastAsia="ArialMT" w:cstheme="minorHAnsi"/>
                <w:sz w:val="24"/>
                <w:szCs w:val="24"/>
              </w:rPr>
              <w:t>Null</w:t>
            </w:r>
          </w:p>
        </w:tc>
        <w:tc>
          <w:tcPr>
            <w:tcW w:w="1454" w:type="dxa"/>
          </w:tcPr>
          <w:p w14:paraId="4AAF96CB" w14:textId="423C4E26" w:rsidR="00CD1284" w:rsidRDefault="00CD440D" w:rsidP="00E54BCE">
            <w:pPr>
              <w:rPr>
                <w:rFonts w:eastAsia="ArialMT" w:cstheme="minorHAnsi"/>
                <w:sz w:val="24"/>
                <w:szCs w:val="24"/>
              </w:rPr>
            </w:pPr>
            <w:r>
              <w:rPr>
                <w:rFonts w:eastAsia="ArialMT" w:cstheme="minorHAnsi"/>
                <w:sz w:val="24"/>
                <w:szCs w:val="24"/>
              </w:rPr>
              <w:t>Null</w:t>
            </w:r>
          </w:p>
        </w:tc>
      </w:tr>
      <w:tr w:rsidR="00CD1284" w14:paraId="044CF8D9" w14:textId="77777777" w:rsidTr="004D674E">
        <w:tc>
          <w:tcPr>
            <w:tcW w:w="800" w:type="dxa"/>
          </w:tcPr>
          <w:p w14:paraId="1D029CF8" w14:textId="3868B963" w:rsidR="00CD1284" w:rsidRDefault="004C4A2F" w:rsidP="00E54BCE">
            <w:pPr>
              <w:rPr>
                <w:rFonts w:eastAsia="ArialMT" w:cstheme="minorHAnsi"/>
                <w:sz w:val="24"/>
                <w:szCs w:val="24"/>
              </w:rPr>
            </w:pPr>
            <w:r>
              <w:rPr>
                <w:rFonts w:eastAsia="ArialMT" w:cstheme="minorHAnsi"/>
                <w:sz w:val="24"/>
                <w:szCs w:val="24"/>
              </w:rPr>
              <w:t>11</w:t>
            </w:r>
          </w:p>
        </w:tc>
        <w:tc>
          <w:tcPr>
            <w:tcW w:w="1914" w:type="dxa"/>
          </w:tcPr>
          <w:p w14:paraId="084CA479" w14:textId="7C46F6EB" w:rsidR="00CD1284" w:rsidRDefault="00C57E8F" w:rsidP="00E54BCE">
            <w:pPr>
              <w:rPr>
                <w:rFonts w:eastAsia="ArialMT" w:cstheme="minorHAnsi"/>
                <w:sz w:val="24"/>
                <w:szCs w:val="24"/>
              </w:rPr>
            </w:pPr>
            <w:r>
              <w:rPr>
                <w:rFonts w:eastAsia="ArialMT" w:cstheme="minorHAnsi"/>
                <w:sz w:val="24"/>
                <w:szCs w:val="24"/>
              </w:rPr>
              <w:t xml:space="preserve">Recall past orders </w:t>
            </w:r>
          </w:p>
        </w:tc>
        <w:tc>
          <w:tcPr>
            <w:tcW w:w="1375" w:type="dxa"/>
          </w:tcPr>
          <w:p w14:paraId="7F4E6948" w14:textId="71046596" w:rsidR="00CD1284" w:rsidRDefault="00884858" w:rsidP="00E54BCE">
            <w:pPr>
              <w:rPr>
                <w:rFonts w:eastAsia="ArialMT" w:cstheme="minorHAnsi"/>
                <w:sz w:val="24"/>
                <w:szCs w:val="24"/>
              </w:rPr>
            </w:pPr>
            <w:r>
              <w:rPr>
                <w:rFonts w:eastAsia="ArialMT" w:cstheme="minorHAnsi"/>
                <w:sz w:val="24"/>
                <w:szCs w:val="24"/>
              </w:rPr>
              <w:t>11/10/2025</w:t>
            </w:r>
          </w:p>
        </w:tc>
        <w:tc>
          <w:tcPr>
            <w:tcW w:w="1375" w:type="dxa"/>
          </w:tcPr>
          <w:p w14:paraId="7E29D940" w14:textId="40B20C73" w:rsidR="00CD1284" w:rsidRDefault="001A1F5A" w:rsidP="00E54BCE">
            <w:pPr>
              <w:rPr>
                <w:rFonts w:eastAsia="ArialMT" w:cstheme="minorHAnsi"/>
                <w:sz w:val="24"/>
                <w:szCs w:val="24"/>
              </w:rPr>
            </w:pPr>
            <w:r>
              <w:rPr>
                <w:rFonts w:eastAsia="ArialMT" w:cstheme="minorHAnsi"/>
                <w:sz w:val="24"/>
                <w:szCs w:val="24"/>
              </w:rPr>
              <w:t>11/</w:t>
            </w:r>
            <w:r w:rsidR="00984FAC">
              <w:rPr>
                <w:rFonts w:eastAsia="ArialMT" w:cstheme="minorHAnsi"/>
                <w:sz w:val="24"/>
                <w:szCs w:val="24"/>
              </w:rPr>
              <w:t>17</w:t>
            </w:r>
            <w:r>
              <w:rPr>
                <w:rFonts w:eastAsia="ArialMT" w:cstheme="minorHAnsi"/>
                <w:sz w:val="24"/>
                <w:szCs w:val="24"/>
              </w:rPr>
              <w:t>/2025</w:t>
            </w:r>
          </w:p>
        </w:tc>
        <w:tc>
          <w:tcPr>
            <w:tcW w:w="1251" w:type="dxa"/>
          </w:tcPr>
          <w:p w14:paraId="6DB2CE9A" w14:textId="77777777" w:rsidR="00984FAC" w:rsidRDefault="00800DF9" w:rsidP="00984FAC">
            <w:pPr>
              <w:rPr>
                <w:rFonts w:eastAsia="ArialMT" w:cstheme="minorHAnsi"/>
                <w:sz w:val="24"/>
                <w:szCs w:val="24"/>
              </w:rPr>
            </w:pPr>
            <w:r>
              <w:rPr>
                <w:rFonts w:eastAsia="ArialMT" w:cstheme="minorHAnsi"/>
                <w:sz w:val="24"/>
                <w:szCs w:val="24"/>
              </w:rPr>
              <w:t xml:space="preserve">T: </w:t>
            </w:r>
            <w:r w:rsidR="00A63759">
              <w:rPr>
                <w:rFonts w:eastAsia="ArialMT" w:cstheme="minorHAnsi"/>
                <w:sz w:val="24"/>
                <w:szCs w:val="24"/>
              </w:rPr>
              <w:t xml:space="preserve">3 </w:t>
            </w:r>
            <w:proofErr w:type="spellStart"/>
            <w:r w:rsidR="00A63759">
              <w:rPr>
                <w:rFonts w:eastAsia="ArialMT" w:cstheme="minorHAnsi"/>
                <w:sz w:val="24"/>
                <w:szCs w:val="24"/>
              </w:rPr>
              <w:t>hrs</w:t>
            </w:r>
            <w:proofErr w:type="spellEnd"/>
            <w:r w:rsidR="00A63759">
              <w:rPr>
                <w:rFonts w:eastAsia="ArialMT" w:cstheme="minorHAnsi"/>
                <w:sz w:val="24"/>
                <w:szCs w:val="24"/>
              </w:rPr>
              <w:t xml:space="preserve"> </w:t>
            </w:r>
          </w:p>
          <w:p w14:paraId="523F0DE4" w14:textId="77777777" w:rsidR="00A63759" w:rsidRDefault="00A63759" w:rsidP="00984FAC">
            <w:pPr>
              <w:rPr>
                <w:rFonts w:eastAsia="ArialMT" w:cstheme="minorHAnsi"/>
                <w:sz w:val="24"/>
                <w:szCs w:val="24"/>
              </w:rPr>
            </w:pPr>
            <w:r>
              <w:rPr>
                <w:rFonts w:eastAsia="ArialMT" w:cstheme="minorHAnsi"/>
                <w:sz w:val="24"/>
                <w:szCs w:val="24"/>
              </w:rPr>
              <w:t xml:space="preserve">Brice </w:t>
            </w:r>
          </w:p>
          <w:p w14:paraId="2680743F" w14:textId="794173AE" w:rsidR="00CD1284" w:rsidRDefault="00041E57" w:rsidP="00E54BCE">
            <w:pPr>
              <w:rPr>
                <w:rFonts w:eastAsia="ArialMT" w:cstheme="minorHAnsi"/>
                <w:sz w:val="24"/>
                <w:szCs w:val="24"/>
              </w:rPr>
            </w:pPr>
            <w:r>
              <w:rPr>
                <w:rFonts w:eastAsia="ArialMT" w:cstheme="minorHAnsi"/>
                <w:sz w:val="24"/>
                <w:szCs w:val="24"/>
              </w:rPr>
              <w:t>Chris</w:t>
            </w:r>
          </w:p>
        </w:tc>
        <w:tc>
          <w:tcPr>
            <w:tcW w:w="1181" w:type="dxa"/>
          </w:tcPr>
          <w:p w14:paraId="28F86270" w14:textId="7E142EF3" w:rsidR="00CD1284" w:rsidRDefault="00505F01" w:rsidP="00E54BCE">
            <w:pPr>
              <w:rPr>
                <w:rFonts w:eastAsia="ArialMT" w:cstheme="minorHAnsi"/>
                <w:sz w:val="24"/>
                <w:szCs w:val="24"/>
              </w:rPr>
            </w:pPr>
            <w:r>
              <w:rPr>
                <w:rFonts w:eastAsia="ArialMT" w:cstheme="minorHAnsi"/>
                <w:sz w:val="24"/>
                <w:szCs w:val="24"/>
              </w:rPr>
              <w:t>Null</w:t>
            </w:r>
          </w:p>
        </w:tc>
        <w:tc>
          <w:tcPr>
            <w:tcW w:w="1454" w:type="dxa"/>
          </w:tcPr>
          <w:p w14:paraId="5BE53C73" w14:textId="034F66DA" w:rsidR="00CD1284" w:rsidRDefault="00CD440D" w:rsidP="00E54BCE">
            <w:pPr>
              <w:rPr>
                <w:rFonts w:eastAsia="ArialMT" w:cstheme="minorHAnsi"/>
                <w:sz w:val="24"/>
                <w:szCs w:val="24"/>
              </w:rPr>
            </w:pPr>
            <w:r>
              <w:rPr>
                <w:rFonts w:eastAsia="ArialMT" w:cstheme="minorHAnsi"/>
                <w:sz w:val="24"/>
                <w:szCs w:val="24"/>
              </w:rPr>
              <w:t>Null</w:t>
            </w:r>
          </w:p>
        </w:tc>
      </w:tr>
      <w:tr w:rsidR="00CD1284" w14:paraId="2798CAA6" w14:textId="77777777" w:rsidTr="004D674E">
        <w:tc>
          <w:tcPr>
            <w:tcW w:w="800" w:type="dxa"/>
          </w:tcPr>
          <w:p w14:paraId="1B239FFC" w14:textId="3269FFDA" w:rsidR="00CD1284" w:rsidRDefault="004C4A2F" w:rsidP="00E54BCE">
            <w:pPr>
              <w:rPr>
                <w:rFonts w:eastAsia="ArialMT" w:cstheme="minorHAnsi"/>
                <w:sz w:val="24"/>
                <w:szCs w:val="24"/>
              </w:rPr>
            </w:pPr>
            <w:r>
              <w:rPr>
                <w:rFonts w:eastAsia="ArialMT" w:cstheme="minorHAnsi"/>
                <w:sz w:val="24"/>
                <w:szCs w:val="24"/>
              </w:rPr>
              <w:t>12</w:t>
            </w:r>
          </w:p>
        </w:tc>
        <w:tc>
          <w:tcPr>
            <w:tcW w:w="1914" w:type="dxa"/>
          </w:tcPr>
          <w:p w14:paraId="40BD39CC" w14:textId="75B7E04A" w:rsidR="00CD1284" w:rsidRDefault="00C57E8F" w:rsidP="00E54BCE">
            <w:pPr>
              <w:rPr>
                <w:rFonts w:eastAsia="ArialMT" w:cstheme="minorHAnsi"/>
                <w:sz w:val="24"/>
                <w:szCs w:val="24"/>
              </w:rPr>
            </w:pPr>
            <w:r>
              <w:rPr>
                <w:rFonts w:eastAsia="ArialMT" w:cstheme="minorHAnsi"/>
                <w:sz w:val="24"/>
                <w:szCs w:val="24"/>
              </w:rPr>
              <w:t xml:space="preserve">Employee dashboard </w:t>
            </w:r>
          </w:p>
        </w:tc>
        <w:tc>
          <w:tcPr>
            <w:tcW w:w="1375" w:type="dxa"/>
          </w:tcPr>
          <w:p w14:paraId="365F2A3E" w14:textId="03932CD0" w:rsidR="00CD1284" w:rsidRDefault="0018274A" w:rsidP="00E54BCE">
            <w:pPr>
              <w:rPr>
                <w:rFonts w:eastAsia="ArialMT" w:cstheme="minorHAnsi"/>
                <w:sz w:val="24"/>
                <w:szCs w:val="24"/>
              </w:rPr>
            </w:pPr>
            <w:r>
              <w:rPr>
                <w:rFonts w:eastAsia="ArialMT" w:cstheme="minorHAnsi"/>
                <w:sz w:val="24"/>
                <w:szCs w:val="24"/>
              </w:rPr>
              <w:t>11</w:t>
            </w:r>
            <w:r w:rsidR="008F7F71">
              <w:rPr>
                <w:rFonts w:eastAsia="ArialMT" w:cstheme="minorHAnsi"/>
                <w:sz w:val="24"/>
                <w:szCs w:val="24"/>
              </w:rPr>
              <w:t>/17/2025</w:t>
            </w:r>
          </w:p>
        </w:tc>
        <w:tc>
          <w:tcPr>
            <w:tcW w:w="1375" w:type="dxa"/>
          </w:tcPr>
          <w:p w14:paraId="7BE44BE9" w14:textId="1D67034F" w:rsidR="00CD1284" w:rsidRDefault="001A1F5A" w:rsidP="00E54BCE">
            <w:pPr>
              <w:rPr>
                <w:rFonts w:eastAsia="ArialMT" w:cstheme="minorHAnsi"/>
                <w:sz w:val="24"/>
                <w:szCs w:val="24"/>
              </w:rPr>
            </w:pPr>
            <w:r>
              <w:rPr>
                <w:rFonts w:eastAsia="ArialMT" w:cstheme="minorHAnsi"/>
                <w:sz w:val="24"/>
                <w:szCs w:val="24"/>
              </w:rPr>
              <w:t>11/24/2025</w:t>
            </w:r>
          </w:p>
        </w:tc>
        <w:tc>
          <w:tcPr>
            <w:tcW w:w="1251" w:type="dxa"/>
          </w:tcPr>
          <w:p w14:paraId="429077BB" w14:textId="77777777" w:rsidR="00984FAC" w:rsidRDefault="00041E57" w:rsidP="00984FAC">
            <w:pPr>
              <w:rPr>
                <w:rFonts w:eastAsia="ArialMT" w:cstheme="minorHAnsi"/>
                <w:sz w:val="24"/>
                <w:szCs w:val="24"/>
              </w:rPr>
            </w:pPr>
            <w:r>
              <w:rPr>
                <w:rFonts w:eastAsia="ArialMT" w:cstheme="minorHAnsi"/>
                <w:sz w:val="24"/>
                <w:szCs w:val="24"/>
              </w:rPr>
              <w:t xml:space="preserve">T: </w:t>
            </w:r>
            <w:r w:rsidR="006815CE">
              <w:rPr>
                <w:rFonts w:eastAsia="ArialMT" w:cstheme="minorHAnsi"/>
                <w:sz w:val="24"/>
                <w:szCs w:val="24"/>
              </w:rPr>
              <w:t xml:space="preserve">8 </w:t>
            </w:r>
            <w:proofErr w:type="spellStart"/>
            <w:r w:rsidR="006815CE">
              <w:rPr>
                <w:rFonts w:eastAsia="ArialMT" w:cstheme="minorHAnsi"/>
                <w:sz w:val="24"/>
                <w:szCs w:val="24"/>
              </w:rPr>
              <w:t>hrs</w:t>
            </w:r>
            <w:proofErr w:type="spellEnd"/>
            <w:r w:rsidR="006815CE">
              <w:rPr>
                <w:rFonts w:eastAsia="ArialMT" w:cstheme="minorHAnsi"/>
                <w:sz w:val="24"/>
                <w:szCs w:val="24"/>
              </w:rPr>
              <w:t xml:space="preserve"> </w:t>
            </w:r>
          </w:p>
          <w:p w14:paraId="5FAFAA8B" w14:textId="77777777" w:rsidR="006815CE" w:rsidRDefault="006815CE" w:rsidP="00984FAC">
            <w:pPr>
              <w:rPr>
                <w:rFonts w:eastAsia="ArialMT" w:cstheme="minorHAnsi"/>
                <w:sz w:val="24"/>
                <w:szCs w:val="24"/>
              </w:rPr>
            </w:pPr>
            <w:r>
              <w:rPr>
                <w:rFonts w:eastAsia="ArialMT" w:cstheme="minorHAnsi"/>
                <w:sz w:val="24"/>
                <w:szCs w:val="24"/>
              </w:rPr>
              <w:t xml:space="preserve">Natalie </w:t>
            </w:r>
          </w:p>
          <w:p w14:paraId="00411D1D" w14:textId="59A5D428" w:rsidR="00CD1284" w:rsidRDefault="00BD704C" w:rsidP="00E54BCE">
            <w:pPr>
              <w:rPr>
                <w:rFonts w:eastAsia="ArialMT" w:cstheme="minorHAnsi"/>
                <w:sz w:val="24"/>
                <w:szCs w:val="24"/>
              </w:rPr>
            </w:pPr>
            <w:r>
              <w:rPr>
                <w:rFonts w:eastAsia="ArialMT" w:cstheme="minorHAnsi"/>
                <w:sz w:val="24"/>
                <w:szCs w:val="24"/>
              </w:rPr>
              <w:t xml:space="preserve">Chris </w:t>
            </w:r>
          </w:p>
        </w:tc>
        <w:tc>
          <w:tcPr>
            <w:tcW w:w="1181" w:type="dxa"/>
          </w:tcPr>
          <w:p w14:paraId="5D069190" w14:textId="0CE3578D" w:rsidR="00CD1284" w:rsidRDefault="00505F01" w:rsidP="00E54BCE">
            <w:pPr>
              <w:rPr>
                <w:rFonts w:eastAsia="ArialMT" w:cstheme="minorHAnsi"/>
                <w:sz w:val="24"/>
                <w:szCs w:val="24"/>
              </w:rPr>
            </w:pPr>
            <w:r>
              <w:rPr>
                <w:rFonts w:eastAsia="ArialMT" w:cstheme="minorHAnsi"/>
                <w:sz w:val="24"/>
                <w:szCs w:val="24"/>
              </w:rPr>
              <w:t>Null</w:t>
            </w:r>
          </w:p>
        </w:tc>
        <w:tc>
          <w:tcPr>
            <w:tcW w:w="1454" w:type="dxa"/>
          </w:tcPr>
          <w:p w14:paraId="600B2BB6" w14:textId="3574D20E" w:rsidR="00CD1284" w:rsidRDefault="00CD440D" w:rsidP="00E54BCE">
            <w:pPr>
              <w:rPr>
                <w:rFonts w:eastAsia="ArialMT" w:cstheme="minorHAnsi"/>
                <w:sz w:val="24"/>
                <w:szCs w:val="24"/>
              </w:rPr>
            </w:pPr>
            <w:r>
              <w:rPr>
                <w:rFonts w:eastAsia="ArialMT" w:cstheme="minorHAnsi"/>
                <w:sz w:val="24"/>
                <w:szCs w:val="24"/>
              </w:rPr>
              <w:t>Null</w:t>
            </w:r>
          </w:p>
        </w:tc>
      </w:tr>
      <w:tr w:rsidR="00C57E8F" w14:paraId="0154FFB1" w14:textId="77777777" w:rsidTr="004D674E">
        <w:tc>
          <w:tcPr>
            <w:tcW w:w="800" w:type="dxa"/>
          </w:tcPr>
          <w:p w14:paraId="7123FB00" w14:textId="7B087858" w:rsidR="00C57E8F" w:rsidRDefault="004C4A2F" w:rsidP="00E54BCE">
            <w:pPr>
              <w:rPr>
                <w:rFonts w:eastAsia="ArialMT" w:cstheme="minorHAnsi"/>
                <w:sz w:val="24"/>
                <w:szCs w:val="24"/>
              </w:rPr>
            </w:pPr>
            <w:r>
              <w:rPr>
                <w:rFonts w:eastAsia="ArialMT" w:cstheme="minorHAnsi"/>
                <w:sz w:val="24"/>
                <w:szCs w:val="24"/>
              </w:rPr>
              <w:t>12.1</w:t>
            </w:r>
          </w:p>
        </w:tc>
        <w:tc>
          <w:tcPr>
            <w:tcW w:w="1914" w:type="dxa"/>
          </w:tcPr>
          <w:p w14:paraId="0C611C06" w14:textId="074E4D2D" w:rsidR="00C57E8F" w:rsidRDefault="00270405" w:rsidP="00E54BCE">
            <w:pPr>
              <w:rPr>
                <w:rFonts w:eastAsia="ArialMT" w:cstheme="minorHAnsi"/>
                <w:sz w:val="24"/>
                <w:szCs w:val="24"/>
              </w:rPr>
            </w:pPr>
            <w:r>
              <w:rPr>
                <w:rFonts w:eastAsia="ArialMT" w:cstheme="minorHAnsi"/>
                <w:sz w:val="24"/>
                <w:szCs w:val="24"/>
              </w:rPr>
              <w:t xml:space="preserve">Provides </w:t>
            </w:r>
            <w:r w:rsidR="00765ECC">
              <w:rPr>
                <w:rFonts w:eastAsia="ArialMT" w:cstheme="minorHAnsi"/>
                <w:sz w:val="24"/>
                <w:szCs w:val="24"/>
              </w:rPr>
              <w:t>info</w:t>
            </w:r>
            <w:r>
              <w:rPr>
                <w:rFonts w:eastAsia="ArialMT" w:cstheme="minorHAnsi"/>
                <w:sz w:val="24"/>
                <w:szCs w:val="24"/>
              </w:rPr>
              <w:t xml:space="preserve"> on current orders </w:t>
            </w:r>
          </w:p>
        </w:tc>
        <w:tc>
          <w:tcPr>
            <w:tcW w:w="1375" w:type="dxa"/>
          </w:tcPr>
          <w:p w14:paraId="047CD0C0" w14:textId="4687E59F"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4360FC90" w14:textId="13F6A1C7"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242962E0" w14:textId="17E71B0B" w:rsidR="00984FAC" w:rsidRDefault="00BD704C" w:rsidP="00984FAC">
            <w:pPr>
              <w:rPr>
                <w:rFonts w:eastAsia="ArialMT"/>
                <w:sz w:val="24"/>
                <w:szCs w:val="24"/>
              </w:rPr>
            </w:pPr>
            <w:r w:rsidRPr="5ABB7040">
              <w:rPr>
                <w:rFonts w:eastAsia="ArialMT"/>
                <w:sz w:val="24"/>
                <w:szCs w:val="24"/>
              </w:rPr>
              <w:t xml:space="preserve">T: </w:t>
            </w:r>
            <w:r w:rsidR="00D17B4E" w:rsidRPr="5ABB7040">
              <w:rPr>
                <w:rFonts w:eastAsia="ArialMT"/>
                <w:sz w:val="24"/>
                <w:szCs w:val="24"/>
              </w:rPr>
              <w:t xml:space="preserve">9 </w:t>
            </w:r>
            <w:proofErr w:type="spellStart"/>
            <w:r w:rsidR="00D17B4E" w:rsidRPr="5ABB7040">
              <w:rPr>
                <w:rFonts w:eastAsia="ArialMT"/>
                <w:sz w:val="24"/>
                <w:szCs w:val="24"/>
              </w:rPr>
              <w:t>hrs</w:t>
            </w:r>
            <w:proofErr w:type="spellEnd"/>
            <w:r w:rsidR="00D17B4E" w:rsidRPr="5ABB7040">
              <w:rPr>
                <w:rFonts w:eastAsia="ArialMT"/>
                <w:sz w:val="24"/>
                <w:szCs w:val="24"/>
              </w:rPr>
              <w:t xml:space="preserve"> </w:t>
            </w:r>
          </w:p>
          <w:p w14:paraId="2E28249D" w14:textId="11EB9027" w:rsidR="00D17B4E" w:rsidRDefault="00D17B4E" w:rsidP="00984FAC">
            <w:pPr>
              <w:rPr>
                <w:rFonts w:eastAsia="ArialMT"/>
                <w:sz w:val="24"/>
                <w:szCs w:val="24"/>
              </w:rPr>
            </w:pPr>
            <w:r w:rsidRPr="5ABB7040">
              <w:rPr>
                <w:rFonts w:eastAsia="ArialMT"/>
                <w:sz w:val="24"/>
                <w:szCs w:val="24"/>
              </w:rPr>
              <w:t xml:space="preserve">Vincent </w:t>
            </w:r>
          </w:p>
          <w:p w14:paraId="7AC5FD98" w14:textId="54765E37" w:rsidR="00C57E8F" w:rsidRDefault="00D17B4E" w:rsidP="00E54BCE">
            <w:pPr>
              <w:rPr>
                <w:rFonts w:eastAsia="ArialMT"/>
                <w:sz w:val="24"/>
                <w:szCs w:val="24"/>
              </w:rPr>
            </w:pPr>
            <w:r w:rsidRPr="5ABB7040">
              <w:rPr>
                <w:rFonts w:eastAsia="ArialMT"/>
                <w:sz w:val="24"/>
                <w:szCs w:val="24"/>
              </w:rPr>
              <w:t xml:space="preserve">Brice </w:t>
            </w:r>
          </w:p>
        </w:tc>
        <w:tc>
          <w:tcPr>
            <w:tcW w:w="1181" w:type="dxa"/>
          </w:tcPr>
          <w:p w14:paraId="189EB5E5" w14:textId="3BEF3B33" w:rsidR="00C57E8F" w:rsidRDefault="00505F01" w:rsidP="00E54BCE">
            <w:pPr>
              <w:rPr>
                <w:rFonts w:eastAsia="ArialMT" w:cstheme="minorHAnsi"/>
                <w:sz w:val="24"/>
                <w:szCs w:val="24"/>
              </w:rPr>
            </w:pPr>
            <w:r>
              <w:rPr>
                <w:rFonts w:eastAsia="ArialMT" w:cstheme="minorHAnsi"/>
                <w:sz w:val="24"/>
                <w:szCs w:val="24"/>
              </w:rPr>
              <w:t>Null</w:t>
            </w:r>
          </w:p>
        </w:tc>
        <w:tc>
          <w:tcPr>
            <w:tcW w:w="1454" w:type="dxa"/>
          </w:tcPr>
          <w:p w14:paraId="1BB4C778" w14:textId="68A7CF4E" w:rsidR="00C57E8F" w:rsidRDefault="00CD440D" w:rsidP="00E54BCE">
            <w:pPr>
              <w:rPr>
                <w:rFonts w:eastAsia="ArialMT" w:cstheme="minorHAnsi"/>
                <w:sz w:val="24"/>
                <w:szCs w:val="24"/>
              </w:rPr>
            </w:pPr>
            <w:r>
              <w:rPr>
                <w:rFonts w:eastAsia="ArialMT" w:cstheme="minorHAnsi"/>
                <w:sz w:val="24"/>
                <w:szCs w:val="24"/>
              </w:rPr>
              <w:t>null</w:t>
            </w:r>
          </w:p>
        </w:tc>
      </w:tr>
      <w:tr w:rsidR="00C57E8F" w14:paraId="622657C2" w14:textId="77777777" w:rsidTr="004D674E">
        <w:tc>
          <w:tcPr>
            <w:tcW w:w="800" w:type="dxa"/>
          </w:tcPr>
          <w:p w14:paraId="2E1B06D2" w14:textId="7D1D8844" w:rsidR="00C57E8F" w:rsidRDefault="004C4A2F" w:rsidP="00E54BCE">
            <w:pPr>
              <w:rPr>
                <w:rFonts w:eastAsia="ArialMT" w:cstheme="minorHAnsi"/>
                <w:sz w:val="24"/>
                <w:szCs w:val="24"/>
              </w:rPr>
            </w:pPr>
            <w:r>
              <w:rPr>
                <w:rFonts w:eastAsia="ArialMT" w:cstheme="minorHAnsi"/>
                <w:sz w:val="24"/>
                <w:szCs w:val="24"/>
              </w:rPr>
              <w:t>12.2</w:t>
            </w:r>
          </w:p>
        </w:tc>
        <w:tc>
          <w:tcPr>
            <w:tcW w:w="1914" w:type="dxa"/>
          </w:tcPr>
          <w:p w14:paraId="5DE17E54" w14:textId="61C4B679" w:rsidR="00C57E8F" w:rsidRDefault="00270405" w:rsidP="00E54BCE">
            <w:pPr>
              <w:rPr>
                <w:rFonts w:eastAsia="ArialMT" w:cstheme="minorHAnsi"/>
                <w:sz w:val="24"/>
                <w:szCs w:val="24"/>
              </w:rPr>
            </w:pPr>
            <w:r>
              <w:rPr>
                <w:rFonts w:eastAsia="ArialMT" w:cstheme="minorHAnsi"/>
                <w:sz w:val="24"/>
                <w:szCs w:val="24"/>
              </w:rPr>
              <w:t xml:space="preserve">Shows inventory numbers </w:t>
            </w:r>
          </w:p>
        </w:tc>
        <w:tc>
          <w:tcPr>
            <w:tcW w:w="1375" w:type="dxa"/>
          </w:tcPr>
          <w:p w14:paraId="2EB846C4" w14:textId="1B6EA557"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6E7F9668" w14:textId="77A90BFB"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41B06EE9" w14:textId="7B6978B6" w:rsidR="00984FAC" w:rsidRDefault="00D17B4E" w:rsidP="00984FAC">
            <w:pPr>
              <w:rPr>
                <w:rFonts w:eastAsia="ArialMT"/>
                <w:sz w:val="24"/>
                <w:szCs w:val="24"/>
              </w:rPr>
            </w:pPr>
            <w:r w:rsidRPr="5ABB7040">
              <w:rPr>
                <w:rFonts w:eastAsia="ArialMT"/>
                <w:sz w:val="24"/>
                <w:szCs w:val="24"/>
              </w:rPr>
              <w:t xml:space="preserve">T: </w:t>
            </w:r>
            <w:r w:rsidR="00184B41" w:rsidRPr="5ABB7040">
              <w:rPr>
                <w:rFonts w:eastAsia="ArialMT"/>
                <w:sz w:val="24"/>
                <w:szCs w:val="24"/>
              </w:rPr>
              <w:t xml:space="preserve">5 </w:t>
            </w:r>
            <w:proofErr w:type="spellStart"/>
            <w:r w:rsidR="00184B41" w:rsidRPr="5ABB7040">
              <w:rPr>
                <w:rFonts w:eastAsia="ArialMT"/>
                <w:sz w:val="24"/>
                <w:szCs w:val="24"/>
              </w:rPr>
              <w:t>hrs</w:t>
            </w:r>
            <w:proofErr w:type="spellEnd"/>
            <w:r w:rsidR="00184B41" w:rsidRPr="5ABB7040">
              <w:rPr>
                <w:rFonts w:eastAsia="ArialMT"/>
                <w:sz w:val="24"/>
                <w:szCs w:val="24"/>
              </w:rPr>
              <w:t xml:space="preserve"> </w:t>
            </w:r>
          </w:p>
          <w:p w14:paraId="4E1B2BAC" w14:textId="6F8ADC54" w:rsidR="00184B41" w:rsidRDefault="00184B41" w:rsidP="00984FAC">
            <w:pPr>
              <w:rPr>
                <w:rFonts w:eastAsia="ArialMT"/>
                <w:sz w:val="24"/>
                <w:szCs w:val="24"/>
              </w:rPr>
            </w:pPr>
            <w:r w:rsidRPr="5ABB7040">
              <w:rPr>
                <w:rFonts w:eastAsia="ArialMT"/>
                <w:sz w:val="24"/>
                <w:szCs w:val="24"/>
              </w:rPr>
              <w:t xml:space="preserve">Natalie </w:t>
            </w:r>
          </w:p>
          <w:p w14:paraId="2FB9FF61" w14:textId="33E68481" w:rsidR="00C57E8F" w:rsidRDefault="00A56D25" w:rsidP="00E54BCE">
            <w:pPr>
              <w:rPr>
                <w:rFonts w:eastAsia="ArialMT"/>
                <w:sz w:val="24"/>
                <w:szCs w:val="24"/>
              </w:rPr>
            </w:pPr>
            <w:r w:rsidRPr="5ABB7040">
              <w:rPr>
                <w:rFonts w:eastAsia="ArialMT"/>
                <w:sz w:val="24"/>
                <w:szCs w:val="24"/>
              </w:rPr>
              <w:t xml:space="preserve">Brice </w:t>
            </w:r>
          </w:p>
        </w:tc>
        <w:tc>
          <w:tcPr>
            <w:tcW w:w="1181" w:type="dxa"/>
          </w:tcPr>
          <w:p w14:paraId="0D86FFC9" w14:textId="153B5789" w:rsidR="00C57E8F" w:rsidRDefault="00505F01" w:rsidP="00E54BCE">
            <w:pPr>
              <w:rPr>
                <w:rFonts w:eastAsia="ArialMT" w:cstheme="minorHAnsi"/>
                <w:sz w:val="24"/>
                <w:szCs w:val="24"/>
              </w:rPr>
            </w:pPr>
            <w:r>
              <w:rPr>
                <w:rFonts w:eastAsia="ArialMT" w:cstheme="minorHAnsi"/>
                <w:sz w:val="24"/>
                <w:szCs w:val="24"/>
              </w:rPr>
              <w:t>Null</w:t>
            </w:r>
          </w:p>
        </w:tc>
        <w:tc>
          <w:tcPr>
            <w:tcW w:w="1454" w:type="dxa"/>
          </w:tcPr>
          <w:p w14:paraId="0F0F89CE" w14:textId="489A531F" w:rsidR="00C57E8F" w:rsidRDefault="00CD440D" w:rsidP="00E54BCE">
            <w:pPr>
              <w:rPr>
                <w:rFonts w:eastAsia="ArialMT" w:cstheme="minorHAnsi"/>
                <w:sz w:val="24"/>
                <w:szCs w:val="24"/>
              </w:rPr>
            </w:pPr>
            <w:r>
              <w:rPr>
                <w:rFonts w:eastAsia="ArialMT" w:cstheme="minorHAnsi"/>
                <w:sz w:val="24"/>
                <w:szCs w:val="24"/>
              </w:rPr>
              <w:t>Null</w:t>
            </w:r>
          </w:p>
        </w:tc>
      </w:tr>
      <w:tr w:rsidR="00C57E8F" w14:paraId="11EB77A1" w14:textId="77777777" w:rsidTr="004D674E">
        <w:tc>
          <w:tcPr>
            <w:tcW w:w="800" w:type="dxa"/>
          </w:tcPr>
          <w:p w14:paraId="6181AD92" w14:textId="13555D22" w:rsidR="00C57E8F" w:rsidRDefault="004C4A2F" w:rsidP="00E54BCE">
            <w:pPr>
              <w:rPr>
                <w:rFonts w:eastAsia="ArialMT" w:cstheme="minorHAnsi"/>
                <w:sz w:val="24"/>
                <w:szCs w:val="24"/>
              </w:rPr>
            </w:pPr>
            <w:r>
              <w:rPr>
                <w:rFonts w:eastAsia="ArialMT" w:cstheme="minorHAnsi"/>
                <w:sz w:val="24"/>
                <w:szCs w:val="24"/>
              </w:rPr>
              <w:t>12.3</w:t>
            </w:r>
          </w:p>
        </w:tc>
        <w:tc>
          <w:tcPr>
            <w:tcW w:w="1914" w:type="dxa"/>
          </w:tcPr>
          <w:p w14:paraId="46ECB30C" w14:textId="0713C5E2" w:rsidR="00C57E8F" w:rsidRDefault="00270405" w:rsidP="00E54BCE">
            <w:pPr>
              <w:rPr>
                <w:rFonts w:eastAsia="ArialMT" w:cstheme="minorHAnsi"/>
                <w:sz w:val="24"/>
                <w:szCs w:val="24"/>
              </w:rPr>
            </w:pPr>
            <w:r>
              <w:rPr>
                <w:rFonts w:eastAsia="ArialMT" w:cstheme="minorHAnsi"/>
                <w:sz w:val="24"/>
                <w:szCs w:val="24"/>
              </w:rPr>
              <w:t xml:space="preserve">Timesheet </w:t>
            </w:r>
          </w:p>
        </w:tc>
        <w:tc>
          <w:tcPr>
            <w:tcW w:w="1375" w:type="dxa"/>
          </w:tcPr>
          <w:p w14:paraId="019DBA9D" w14:textId="036E6515"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1B0CD80D" w14:textId="4AE2C37A"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49DFE388" w14:textId="6828F97A" w:rsidR="00984FAC" w:rsidRDefault="00A56D25" w:rsidP="00984FAC">
            <w:pPr>
              <w:rPr>
                <w:rFonts w:eastAsia="ArialMT"/>
                <w:sz w:val="24"/>
                <w:szCs w:val="24"/>
              </w:rPr>
            </w:pPr>
            <w:r w:rsidRPr="5ABB7040">
              <w:rPr>
                <w:rFonts w:eastAsia="ArialMT"/>
                <w:sz w:val="24"/>
                <w:szCs w:val="24"/>
              </w:rPr>
              <w:t xml:space="preserve">T: </w:t>
            </w:r>
            <w:r w:rsidR="001D6416" w:rsidRPr="5ABB7040">
              <w:rPr>
                <w:rFonts w:eastAsia="ArialMT"/>
                <w:sz w:val="24"/>
                <w:szCs w:val="24"/>
              </w:rPr>
              <w:t xml:space="preserve">8 </w:t>
            </w:r>
            <w:proofErr w:type="spellStart"/>
            <w:r w:rsidR="001D6416" w:rsidRPr="5ABB7040">
              <w:rPr>
                <w:rFonts w:eastAsia="ArialMT"/>
                <w:sz w:val="24"/>
                <w:szCs w:val="24"/>
              </w:rPr>
              <w:t>hrs</w:t>
            </w:r>
            <w:proofErr w:type="spellEnd"/>
          </w:p>
          <w:p w14:paraId="57BDC1E1" w14:textId="5E525512" w:rsidR="001D6416" w:rsidRDefault="001D6416" w:rsidP="00984FAC">
            <w:pPr>
              <w:rPr>
                <w:rFonts w:eastAsia="ArialMT"/>
                <w:sz w:val="24"/>
                <w:szCs w:val="24"/>
              </w:rPr>
            </w:pPr>
            <w:r w:rsidRPr="5ABB7040">
              <w:rPr>
                <w:rFonts w:eastAsia="ArialMT"/>
                <w:sz w:val="24"/>
                <w:szCs w:val="24"/>
              </w:rPr>
              <w:t xml:space="preserve">Chris </w:t>
            </w:r>
          </w:p>
          <w:p w14:paraId="56C93B58" w14:textId="45EB3885" w:rsidR="00C57E8F" w:rsidRDefault="001D6416" w:rsidP="00E54BCE">
            <w:pPr>
              <w:rPr>
                <w:rFonts w:eastAsia="ArialMT"/>
                <w:sz w:val="24"/>
                <w:szCs w:val="24"/>
              </w:rPr>
            </w:pPr>
            <w:r w:rsidRPr="5ABB7040">
              <w:rPr>
                <w:rFonts w:eastAsia="ArialMT"/>
                <w:sz w:val="24"/>
                <w:szCs w:val="24"/>
              </w:rPr>
              <w:lastRenderedPageBreak/>
              <w:t xml:space="preserve">Vincent </w:t>
            </w:r>
          </w:p>
        </w:tc>
        <w:tc>
          <w:tcPr>
            <w:tcW w:w="1181" w:type="dxa"/>
          </w:tcPr>
          <w:p w14:paraId="00F69566" w14:textId="2099E10A" w:rsidR="00C57E8F" w:rsidRDefault="00505F01" w:rsidP="00E54BCE">
            <w:pPr>
              <w:rPr>
                <w:rFonts w:eastAsia="ArialMT" w:cstheme="minorHAnsi"/>
                <w:sz w:val="24"/>
                <w:szCs w:val="24"/>
              </w:rPr>
            </w:pPr>
            <w:r>
              <w:rPr>
                <w:rFonts w:eastAsia="ArialMT" w:cstheme="minorHAnsi"/>
                <w:sz w:val="24"/>
                <w:szCs w:val="24"/>
              </w:rPr>
              <w:lastRenderedPageBreak/>
              <w:t>null</w:t>
            </w:r>
          </w:p>
        </w:tc>
        <w:tc>
          <w:tcPr>
            <w:tcW w:w="1454" w:type="dxa"/>
          </w:tcPr>
          <w:p w14:paraId="0ECE0D93" w14:textId="6E274098" w:rsidR="00C57E8F" w:rsidRDefault="00CD440D" w:rsidP="00E54BCE">
            <w:pPr>
              <w:rPr>
                <w:rFonts w:eastAsia="ArialMT" w:cstheme="minorHAnsi"/>
                <w:sz w:val="24"/>
                <w:szCs w:val="24"/>
              </w:rPr>
            </w:pPr>
            <w:r>
              <w:rPr>
                <w:rFonts w:eastAsia="ArialMT" w:cstheme="minorHAnsi"/>
                <w:sz w:val="24"/>
                <w:szCs w:val="24"/>
              </w:rPr>
              <w:t>Null</w:t>
            </w:r>
          </w:p>
        </w:tc>
      </w:tr>
      <w:tr w:rsidR="00C57E8F" w14:paraId="21395AA5" w14:textId="77777777" w:rsidTr="004D674E">
        <w:tc>
          <w:tcPr>
            <w:tcW w:w="800" w:type="dxa"/>
          </w:tcPr>
          <w:p w14:paraId="7B3D47B5" w14:textId="5DE55A69" w:rsidR="00C57E8F" w:rsidRDefault="004C4A2F" w:rsidP="00E54BCE">
            <w:pPr>
              <w:rPr>
                <w:rFonts w:eastAsia="ArialMT" w:cstheme="minorHAnsi"/>
                <w:sz w:val="24"/>
                <w:szCs w:val="24"/>
              </w:rPr>
            </w:pPr>
            <w:r>
              <w:rPr>
                <w:rFonts w:eastAsia="ArialMT" w:cstheme="minorHAnsi"/>
                <w:sz w:val="24"/>
                <w:szCs w:val="24"/>
              </w:rPr>
              <w:t>12.4</w:t>
            </w:r>
          </w:p>
        </w:tc>
        <w:tc>
          <w:tcPr>
            <w:tcW w:w="1914" w:type="dxa"/>
          </w:tcPr>
          <w:p w14:paraId="78F4D825" w14:textId="23A279EF" w:rsidR="00C57E8F" w:rsidRDefault="00270405" w:rsidP="00E54BCE">
            <w:pPr>
              <w:rPr>
                <w:rFonts w:eastAsia="ArialMT" w:cstheme="minorHAnsi"/>
                <w:sz w:val="24"/>
                <w:szCs w:val="24"/>
              </w:rPr>
            </w:pPr>
            <w:r>
              <w:rPr>
                <w:rFonts w:eastAsia="ArialMT" w:cstheme="minorHAnsi"/>
                <w:sz w:val="24"/>
                <w:szCs w:val="24"/>
              </w:rPr>
              <w:t xml:space="preserve">Announcement </w:t>
            </w:r>
          </w:p>
        </w:tc>
        <w:tc>
          <w:tcPr>
            <w:tcW w:w="1375" w:type="dxa"/>
          </w:tcPr>
          <w:p w14:paraId="64150B22" w14:textId="6F5F171D"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165915C2" w14:textId="7871FC27"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41F53C35" w14:textId="1ED24E1E" w:rsidR="00984FAC" w:rsidRDefault="001D6416" w:rsidP="00984FAC">
            <w:pPr>
              <w:rPr>
                <w:rFonts w:eastAsia="ArialMT"/>
                <w:sz w:val="24"/>
                <w:szCs w:val="24"/>
              </w:rPr>
            </w:pPr>
            <w:r w:rsidRPr="5ABB7040">
              <w:rPr>
                <w:rFonts w:eastAsia="ArialMT"/>
                <w:sz w:val="24"/>
                <w:szCs w:val="24"/>
              </w:rPr>
              <w:t xml:space="preserve">T: </w:t>
            </w:r>
            <w:r w:rsidR="0030658E" w:rsidRPr="5ABB7040">
              <w:rPr>
                <w:rFonts w:eastAsia="ArialMT"/>
                <w:sz w:val="24"/>
                <w:szCs w:val="24"/>
              </w:rPr>
              <w:t xml:space="preserve">3 </w:t>
            </w:r>
            <w:proofErr w:type="spellStart"/>
            <w:r w:rsidR="0030658E" w:rsidRPr="5ABB7040">
              <w:rPr>
                <w:rFonts w:eastAsia="ArialMT"/>
                <w:sz w:val="24"/>
                <w:szCs w:val="24"/>
              </w:rPr>
              <w:t>hrs</w:t>
            </w:r>
            <w:proofErr w:type="spellEnd"/>
          </w:p>
          <w:p w14:paraId="72A4775C" w14:textId="0C5F63C7" w:rsidR="00C57E8F" w:rsidRDefault="0030658E" w:rsidP="00E54BCE">
            <w:pPr>
              <w:rPr>
                <w:rFonts w:eastAsia="ArialMT"/>
                <w:sz w:val="24"/>
                <w:szCs w:val="24"/>
              </w:rPr>
            </w:pPr>
            <w:r w:rsidRPr="5ABB7040">
              <w:rPr>
                <w:rFonts w:eastAsia="ArialMT"/>
                <w:sz w:val="24"/>
                <w:szCs w:val="24"/>
              </w:rPr>
              <w:t xml:space="preserve">Natalie </w:t>
            </w:r>
          </w:p>
        </w:tc>
        <w:tc>
          <w:tcPr>
            <w:tcW w:w="1181" w:type="dxa"/>
          </w:tcPr>
          <w:p w14:paraId="2A83F3FE" w14:textId="0D69C008" w:rsidR="00C57E8F" w:rsidRDefault="00505F01" w:rsidP="00E54BCE">
            <w:pPr>
              <w:rPr>
                <w:rFonts w:eastAsia="ArialMT" w:cstheme="minorHAnsi"/>
                <w:sz w:val="24"/>
                <w:szCs w:val="24"/>
              </w:rPr>
            </w:pPr>
            <w:r>
              <w:rPr>
                <w:rFonts w:eastAsia="ArialMT" w:cstheme="minorHAnsi"/>
                <w:sz w:val="24"/>
                <w:szCs w:val="24"/>
              </w:rPr>
              <w:t>Null</w:t>
            </w:r>
          </w:p>
        </w:tc>
        <w:tc>
          <w:tcPr>
            <w:tcW w:w="1454" w:type="dxa"/>
          </w:tcPr>
          <w:p w14:paraId="23341C96" w14:textId="72E5EDB8" w:rsidR="00C57E8F" w:rsidRDefault="00CD440D" w:rsidP="00E54BCE">
            <w:pPr>
              <w:rPr>
                <w:rFonts w:eastAsia="ArialMT" w:cstheme="minorHAnsi"/>
                <w:sz w:val="24"/>
                <w:szCs w:val="24"/>
              </w:rPr>
            </w:pPr>
            <w:r>
              <w:rPr>
                <w:rFonts w:eastAsia="ArialMT" w:cstheme="minorHAnsi"/>
                <w:sz w:val="24"/>
                <w:szCs w:val="24"/>
              </w:rPr>
              <w:t>null</w:t>
            </w:r>
          </w:p>
        </w:tc>
      </w:tr>
      <w:tr w:rsidR="00C57E8F" w14:paraId="36A3AFDF" w14:textId="77777777" w:rsidTr="004D674E">
        <w:tc>
          <w:tcPr>
            <w:tcW w:w="800" w:type="dxa"/>
          </w:tcPr>
          <w:p w14:paraId="4FCDB803" w14:textId="75A2BC55" w:rsidR="00C57E8F" w:rsidRDefault="004C4A2F" w:rsidP="00E54BCE">
            <w:pPr>
              <w:rPr>
                <w:rFonts w:eastAsia="ArialMT" w:cstheme="minorHAnsi"/>
                <w:sz w:val="24"/>
                <w:szCs w:val="24"/>
              </w:rPr>
            </w:pPr>
            <w:r>
              <w:rPr>
                <w:rFonts w:eastAsia="ArialMT" w:cstheme="minorHAnsi"/>
                <w:sz w:val="24"/>
                <w:szCs w:val="24"/>
              </w:rPr>
              <w:t>12.5</w:t>
            </w:r>
          </w:p>
        </w:tc>
        <w:tc>
          <w:tcPr>
            <w:tcW w:w="1914" w:type="dxa"/>
          </w:tcPr>
          <w:p w14:paraId="22191B6A" w14:textId="46F5EFB1" w:rsidR="00C57E8F" w:rsidRDefault="00270405" w:rsidP="00E54BCE">
            <w:pPr>
              <w:rPr>
                <w:rFonts w:eastAsia="ArialMT" w:cstheme="minorHAnsi"/>
                <w:sz w:val="24"/>
                <w:szCs w:val="24"/>
              </w:rPr>
            </w:pPr>
            <w:r>
              <w:rPr>
                <w:rFonts w:eastAsia="ArialMT" w:cstheme="minorHAnsi"/>
                <w:sz w:val="24"/>
                <w:szCs w:val="24"/>
              </w:rPr>
              <w:t xml:space="preserve">Shift schedule </w:t>
            </w:r>
          </w:p>
        </w:tc>
        <w:tc>
          <w:tcPr>
            <w:tcW w:w="1375" w:type="dxa"/>
          </w:tcPr>
          <w:p w14:paraId="383D808F" w14:textId="1561F33D"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2A79B9A1" w14:textId="47E36665"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2A41F45E" w14:textId="37FB9CC7" w:rsidR="00984FAC" w:rsidRDefault="0030658E" w:rsidP="00984FAC">
            <w:pPr>
              <w:rPr>
                <w:rFonts w:eastAsia="ArialMT"/>
                <w:sz w:val="24"/>
                <w:szCs w:val="24"/>
              </w:rPr>
            </w:pPr>
            <w:r w:rsidRPr="5ABB7040">
              <w:rPr>
                <w:rFonts w:eastAsia="ArialMT"/>
                <w:sz w:val="24"/>
                <w:szCs w:val="24"/>
              </w:rPr>
              <w:t xml:space="preserve">T: 8 </w:t>
            </w:r>
            <w:proofErr w:type="spellStart"/>
            <w:r w:rsidRPr="5ABB7040">
              <w:rPr>
                <w:rFonts w:eastAsia="ArialMT"/>
                <w:sz w:val="24"/>
                <w:szCs w:val="24"/>
              </w:rPr>
              <w:t>hrs</w:t>
            </w:r>
            <w:proofErr w:type="spellEnd"/>
            <w:r w:rsidRPr="5ABB7040">
              <w:rPr>
                <w:rFonts w:eastAsia="ArialMT"/>
                <w:sz w:val="24"/>
                <w:szCs w:val="24"/>
              </w:rPr>
              <w:t xml:space="preserve"> </w:t>
            </w:r>
          </w:p>
          <w:p w14:paraId="0F565CA4" w14:textId="695305A5" w:rsidR="0030658E" w:rsidRDefault="0030658E" w:rsidP="00984FAC">
            <w:pPr>
              <w:rPr>
                <w:rFonts w:eastAsia="ArialMT"/>
                <w:sz w:val="24"/>
                <w:szCs w:val="24"/>
              </w:rPr>
            </w:pPr>
            <w:r w:rsidRPr="5ABB7040">
              <w:rPr>
                <w:rFonts w:eastAsia="ArialMT"/>
                <w:sz w:val="24"/>
                <w:szCs w:val="24"/>
              </w:rPr>
              <w:t xml:space="preserve">Vincent </w:t>
            </w:r>
          </w:p>
          <w:p w14:paraId="1AD31A80" w14:textId="50CC9730" w:rsidR="00C57E8F" w:rsidRDefault="0030658E" w:rsidP="00E54BCE">
            <w:pPr>
              <w:rPr>
                <w:rFonts w:eastAsia="ArialMT"/>
                <w:sz w:val="24"/>
                <w:szCs w:val="24"/>
              </w:rPr>
            </w:pPr>
            <w:r w:rsidRPr="5ABB7040">
              <w:rPr>
                <w:rFonts w:eastAsia="ArialMT"/>
                <w:sz w:val="24"/>
                <w:szCs w:val="24"/>
              </w:rPr>
              <w:t xml:space="preserve">Chris </w:t>
            </w:r>
          </w:p>
        </w:tc>
        <w:tc>
          <w:tcPr>
            <w:tcW w:w="1181" w:type="dxa"/>
          </w:tcPr>
          <w:p w14:paraId="2FAC5F24" w14:textId="17533AA4" w:rsidR="00C57E8F" w:rsidRDefault="00505F01" w:rsidP="00E54BCE">
            <w:pPr>
              <w:rPr>
                <w:rFonts w:eastAsia="ArialMT" w:cstheme="minorHAnsi"/>
                <w:sz w:val="24"/>
                <w:szCs w:val="24"/>
              </w:rPr>
            </w:pPr>
            <w:r>
              <w:rPr>
                <w:rFonts w:eastAsia="ArialMT" w:cstheme="minorHAnsi"/>
                <w:sz w:val="24"/>
                <w:szCs w:val="24"/>
              </w:rPr>
              <w:t>Null</w:t>
            </w:r>
          </w:p>
        </w:tc>
        <w:tc>
          <w:tcPr>
            <w:tcW w:w="1454" w:type="dxa"/>
          </w:tcPr>
          <w:p w14:paraId="02CABC3A" w14:textId="0D3F2B1C" w:rsidR="00C57E8F" w:rsidRDefault="00CD440D" w:rsidP="00E54BCE">
            <w:pPr>
              <w:rPr>
                <w:rFonts w:eastAsia="ArialMT" w:cstheme="minorHAnsi"/>
                <w:sz w:val="24"/>
                <w:szCs w:val="24"/>
              </w:rPr>
            </w:pPr>
            <w:r>
              <w:rPr>
                <w:rFonts w:eastAsia="ArialMT" w:cstheme="minorHAnsi"/>
                <w:sz w:val="24"/>
                <w:szCs w:val="24"/>
              </w:rPr>
              <w:t>Null</w:t>
            </w:r>
          </w:p>
        </w:tc>
      </w:tr>
      <w:tr w:rsidR="00C57E8F" w14:paraId="02B2621A" w14:textId="77777777" w:rsidTr="004D674E">
        <w:tc>
          <w:tcPr>
            <w:tcW w:w="800" w:type="dxa"/>
          </w:tcPr>
          <w:p w14:paraId="2771996A" w14:textId="4571044D" w:rsidR="00C57E8F" w:rsidRDefault="004C4A2F" w:rsidP="00E54BCE">
            <w:pPr>
              <w:rPr>
                <w:rFonts w:eastAsia="ArialMT" w:cstheme="minorHAnsi"/>
                <w:sz w:val="24"/>
                <w:szCs w:val="24"/>
              </w:rPr>
            </w:pPr>
            <w:r>
              <w:rPr>
                <w:rFonts w:eastAsia="ArialMT" w:cstheme="minorHAnsi"/>
                <w:sz w:val="24"/>
                <w:szCs w:val="24"/>
              </w:rPr>
              <w:t>1</w:t>
            </w:r>
            <w:r w:rsidR="0049699A">
              <w:rPr>
                <w:rFonts w:eastAsia="ArialMT" w:cstheme="minorHAnsi"/>
                <w:sz w:val="24"/>
                <w:szCs w:val="24"/>
              </w:rPr>
              <w:t>2.6</w:t>
            </w:r>
          </w:p>
        </w:tc>
        <w:tc>
          <w:tcPr>
            <w:tcW w:w="1914" w:type="dxa"/>
          </w:tcPr>
          <w:p w14:paraId="4C17346D" w14:textId="23A9B31E" w:rsidR="00C57E8F" w:rsidRDefault="00B54821" w:rsidP="00E54BCE">
            <w:pPr>
              <w:rPr>
                <w:rFonts w:eastAsia="ArialMT" w:cstheme="minorHAnsi"/>
                <w:sz w:val="24"/>
                <w:szCs w:val="24"/>
              </w:rPr>
            </w:pPr>
            <w:r>
              <w:rPr>
                <w:rFonts w:eastAsia="ArialMT" w:cstheme="minorHAnsi"/>
                <w:sz w:val="24"/>
                <w:szCs w:val="24"/>
              </w:rPr>
              <w:t xml:space="preserve">View tasks </w:t>
            </w:r>
          </w:p>
        </w:tc>
        <w:tc>
          <w:tcPr>
            <w:tcW w:w="1375" w:type="dxa"/>
          </w:tcPr>
          <w:p w14:paraId="314306ED" w14:textId="2CE5ED1D"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736D76F4" w14:textId="79DBFED7"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1E8CB25C" w14:textId="04CA3034" w:rsidR="00984FAC" w:rsidRDefault="0030658E" w:rsidP="00984FAC">
            <w:pPr>
              <w:rPr>
                <w:rFonts w:eastAsia="ArialMT"/>
                <w:sz w:val="24"/>
                <w:szCs w:val="24"/>
              </w:rPr>
            </w:pPr>
            <w:r w:rsidRPr="5ABB7040">
              <w:rPr>
                <w:rFonts w:eastAsia="ArialMT"/>
                <w:sz w:val="24"/>
                <w:szCs w:val="24"/>
              </w:rPr>
              <w:t xml:space="preserve">T: </w:t>
            </w:r>
            <w:r w:rsidR="002A32A3">
              <w:rPr>
                <w:rFonts w:eastAsia="ArialMT"/>
                <w:sz w:val="24"/>
                <w:szCs w:val="24"/>
              </w:rPr>
              <w:t>4</w:t>
            </w:r>
            <w:r w:rsidRPr="5ABB7040">
              <w:rPr>
                <w:rFonts w:eastAsia="ArialMT"/>
                <w:sz w:val="24"/>
                <w:szCs w:val="24"/>
              </w:rPr>
              <w:t xml:space="preserve"> </w:t>
            </w:r>
            <w:proofErr w:type="spellStart"/>
            <w:r w:rsidRPr="5ABB7040">
              <w:rPr>
                <w:rFonts w:eastAsia="ArialMT"/>
                <w:sz w:val="24"/>
                <w:szCs w:val="24"/>
              </w:rPr>
              <w:t>hrs</w:t>
            </w:r>
            <w:proofErr w:type="spellEnd"/>
            <w:r w:rsidRPr="5ABB7040">
              <w:rPr>
                <w:rFonts w:eastAsia="ArialMT"/>
                <w:sz w:val="24"/>
                <w:szCs w:val="24"/>
              </w:rPr>
              <w:t xml:space="preserve"> </w:t>
            </w:r>
          </w:p>
          <w:p w14:paraId="52C14946" w14:textId="71FF1D57" w:rsidR="0030658E" w:rsidRDefault="00A8609A" w:rsidP="00984FAC">
            <w:pPr>
              <w:rPr>
                <w:rFonts w:eastAsia="ArialMT"/>
                <w:sz w:val="24"/>
                <w:szCs w:val="24"/>
              </w:rPr>
            </w:pPr>
            <w:r w:rsidRPr="3DD54397">
              <w:rPr>
                <w:rFonts w:eastAsia="ArialMT"/>
                <w:sz w:val="24"/>
                <w:szCs w:val="24"/>
              </w:rPr>
              <w:t xml:space="preserve">Natalie </w:t>
            </w:r>
          </w:p>
          <w:p w14:paraId="49796C12" w14:textId="4B96BEA9" w:rsidR="00C57E8F" w:rsidRDefault="00A8609A" w:rsidP="00E54BCE">
            <w:pPr>
              <w:rPr>
                <w:rFonts w:eastAsia="ArialMT"/>
                <w:sz w:val="24"/>
                <w:szCs w:val="24"/>
              </w:rPr>
            </w:pPr>
            <w:r>
              <w:rPr>
                <w:rFonts w:eastAsia="ArialMT" w:cstheme="minorHAnsi"/>
                <w:sz w:val="24"/>
                <w:szCs w:val="24"/>
              </w:rPr>
              <w:t>Chris</w:t>
            </w:r>
          </w:p>
        </w:tc>
        <w:tc>
          <w:tcPr>
            <w:tcW w:w="1181" w:type="dxa"/>
          </w:tcPr>
          <w:p w14:paraId="5233CB13" w14:textId="07095DFA" w:rsidR="00C57E8F" w:rsidRDefault="00505F01" w:rsidP="00E54BCE">
            <w:pPr>
              <w:rPr>
                <w:rFonts w:eastAsia="ArialMT" w:cstheme="minorHAnsi"/>
                <w:sz w:val="24"/>
                <w:szCs w:val="24"/>
              </w:rPr>
            </w:pPr>
            <w:r>
              <w:rPr>
                <w:rFonts w:eastAsia="ArialMT" w:cstheme="minorHAnsi"/>
                <w:sz w:val="24"/>
                <w:szCs w:val="24"/>
              </w:rPr>
              <w:t>Null</w:t>
            </w:r>
          </w:p>
        </w:tc>
        <w:tc>
          <w:tcPr>
            <w:tcW w:w="1454" w:type="dxa"/>
          </w:tcPr>
          <w:p w14:paraId="28027E42" w14:textId="4B658C11" w:rsidR="00C57E8F" w:rsidRDefault="00CD440D" w:rsidP="00E54BCE">
            <w:pPr>
              <w:rPr>
                <w:rFonts w:eastAsia="ArialMT" w:cstheme="minorHAnsi"/>
                <w:sz w:val="24"/>
                <w:szCs w:val="24"/>
              </w:rPr>
            </w:pPr>
            <w:r>
              <w:rPr>
                <w:rFonts w:eastAsia="ArialMT" w:cstheme="minorHAnsi"/>
                <w:sz w:val="24"/>
                <w:szCs w:val="24"/>
              </w:rPr>
              <w:t>null</w:t>
            </w:r>
          </w:p>
        </w:tc>
      </w:tr>
      <w:tr w:rsidR="00C57E8F" w14:paraId="2879F564" w14:textId="77777777" w:rsidTr="004D674E">
        <w:tc>
          <w:tcPr>
            <w:tcW w:w="800" w:type="dxa"/>
          </w:tcPr>
          <w:p w14:paraId="0EB5DBCD" w14:textId="6D9C25F1" w:rsidR="00C57E8F" w:rsidRDefault="0049699A" w:rsidP="00E54BCE">
            <w:pPr>
              <w:rPr>
                <w:rFonts w:eastAsia="ArialMT" w:cstheme="minorHAnsi"/>
                <w:sz w:val="24"/>
                <w:szCs w:val="24"/>
              </w:rPr>
            </w:pPr>
            <w:r>
              <w:rPr>
                <w:rFonts w:eastAsia="ArialMT" w:cstheme="minorHAnsi"/>
                <w:sz w:val="24"/>
                <w:szCs w:val="24"/>
              </w:rPr>
              <w:t>12.7</w:t>
            </w:r>
          </w:p>
        </w:tc>
        <w:tc>
          <w:tcPr>
            <w:tcW w:w="1914" w:type="dxa"/>
          </w:tcPr>
          <w:p w14:paraId="71BDED62" w14:textId="5ACF3F3C" w:rsidR="00C57E8F" w:rsidRDefault="00B54821" w:rsidP="00E54BCE">
            <w:pPr>
              <w:rPr>
                <w:rFonts w:eastAsia="ArialMT" w:cstheme="minorHAnsi"/>
                <w:sz w:val="24"/>
                <w:szCs w:val="24"/>
              </w:rPr>
            </w:pPr>
            <w:r>
              <w:rPr>
                <w:rFonts w:eastAsia="ArialMT" w:cstheme="minorHAnsi"/>
                <w:sz w:val="24"/>
                <w:szCs w:val="24"/>
              </w:rPr>
              <w:t xml:space="preserve">Settings and preferences </w:t>
            </w:r>
          </w:p>
        </w:tc>
        <w:tc>
          <w:tcPr>
            <w:tcW w:w="1375" w:type="dxa"/>
          </w:tcPr>
          <w:p w14:paraId="1E48C55C" w14:textId="574160C3" w:rsidR="00C57E8F" w:rsidRDefault="004C4B31" w:rsidP="00E54BCE">
            <w:pPr>
              <w:rPr>
                <w:rFonts w:eastAsia="ArialMT" w:cstheme="minorHAnsi"/>
                <w:sz w:val="24"/>
                <w:szCs w:val="24"/>
              </w:rPr>
            </w:pPr>
            <w:r>
              <w:rPr>
                <w:rFonts w:eastAsia="ArialMT" w:cstheme="minorHAnsi"/>
                <w:sz w:val="24"/>
                <w:szCs w:val="24"/>
              </w:rPr>
              <w:t>11/17/2025</w:t>
            </w:r>
          </w:p>
        </w:tc>
        <w:tc>
          <w:tcPr>
            <w:tcW w:w="1375" w:type="dxa"/>
          </w:tcPr>
          <w:p w14:paraId="68C81E88" w14:textId="07CC6942" w:rsidR="00C57E8F" w:rsidRDefault="001A1F5A" w:rsidP="00E54BCE">
            <w:pPr>
              <w:rPr>
                <w:rFonts w:eastAsia="ArialMT" w:cstheme="minorHAnsi"/>
                <w:sz w:val="24"/>
                <w:szCs w:val="24"/>
              </w:rPr>
            </w:pPr>
            <w:r>
              <w:rPr>
                <w:rFonts w:eastAsia="ArialMT" w:cstheme="minorHAnsi"/>
                <w:sz w:val="24"/>
                <w:szCs w:val="24"/>
              </w:rPr>
              <w:t>11/24/2025</w:t>
            </w:r>
          </w:p>
        </w:tc>
        <w:tc>
          <w:tcPr>
            <w:tcW w:w="1251" w:type="dxa"/>
          </w:tcPr>
          <w:p w14:paraId="5A1703F4" w14:textId="66CFBAAA" w:rsidR="00A8609A" w:rsidRDefault="00A8609A" w:rsidP="00A8609A">
            <w:pPr>
              <w:rPr>
                <w:rFonts w:eastAsia="ArialMT"/>
                <w:sz w:val="24"/>
                <w:szCs w:val="24"/>
              </w:rPr>
            </w:pPr>
            <w:r w:rsidRPr="3DD54397">
              <w:rPr>
                <w:rFonts w:eastAsia="ArialMT"/>
                <w:sz w:val="24"/>
                <w:szCs w:val="24"/>
              </w:rPr>
              <w:t xml:space="preserve">T: 7 </w:t>
            </w:r>
            <w:proofErr w:type="spellStart"/>
            <w:r w:rsidRPr="3DD54397">
              <w:rPr>
                <w:rFonts w:eastAsia="ArialMT"/>
                <w:sz w:val="24"/>
                <w:szCs w:val="24"/>
              </w:rPr>
              <w:t>hrs</w:t>
            </w:r>
            <w:proofErr w:type="spellEnd"/>
            <w:r w:rsidRPr="3DD54397">
              <w:rPr>
                <w:rFonts w:eastAsia="ArialMT"/>
                <w:sz w:val="24"/>
                <w:szCs w:val="24"/>
              </w:rPr>
              <w:t xml:space="preserve">  </w:t>
            </w:r>
          </w:p>
          <w:p w14:paraId="3FFF8CCB" w14:textId="569DD887" w:rsidR="00A8609A" w:rsidRDefault="00A8609A" w:rsidP="00A8609A">
            <w:pPr>
              <w:rPr>
                <w:rFonts w:eastAsia="ArialMT"/>
                <w:sz w:val="24"/>
                <w:szCs w:val="24"/>
              </w:rPr>
            </w:pPr>
            <w:r w:rsidRPr="3DD54397">
              <w:rPr>
                <w:rFonts w:eastAsia="ArialMT"/>
                <w:sz w:val="24"/>
                <w:szCs w:val="24"/>
              </w:rPr>
              <w:t>Brice</w:t>
            </w:r>
          </w:p>
          <w:p w14:paraId="49C929D4" w14:textId="33C68CB1" w:rsidR="00A8609A" w:rsidRDefault="00A8609A" w:rsidP="00A8609A">
            <w:pPr>
              <w:rPr>
                <w:rFonts w:eastAsia="ArialMT"/>
                <w:sz w:val="24"/>
                <w:szCs w:val="24"/>
              </w:rPr>
            </w:pPr>
            <w:r w:rsidRPr="3DD54397">
              <w:rPr>
                <w:rFonts w:eastAsia="ArialMT"/>
                <w:sz w:val="24"/>
                <w:szCs w:val="24"/>
              </w:rPr>
              <w:t xml:space="preserve">Vincent </w:t>
            </w:r>
          </w:p>
          <w:p w14:paraId="60482584" w14:textId="0CCC646E" w:rsidR="00C57E8F" w:rsidRDefault="00A8609A" w:rsidP="00E54BCE">
            <w:pPr>
              <w:rPr>
                <w:rFonts w:eastAsia="ArialMT"/>
                <w:sz w:val="24"/>
                <w:szCs w:val="24"/>
              </w:rPr>
            </w:pPr>
            <w:r w:rsidRPr="3DD54397">
              <w:rPr>
                <w:rFonts w:eastAsia="ArialMT"/>
                <w:sz w:val="24"/>
                <w:szCs w:val="24"/>
              </w:rPr>
              <w:t>Chris</w:t>
            </w:r>
          </w:p>
        </w:tc>
        <w:tc>
          <w:tcPr>
            <w:tcW w:w="1181" w:type="dxa"/>
          </w:tcPr>
          <w:p w14:paraId="4AD41830" w14:textId="0A88E652" w:rsidR="00C57E8F" w:rsidRDefault="00736771" w:rsidP="00E54BCE">
            <w:pPr>
              <w:rPr>
                <w:rFonts w:eastAsia="ArialMT" w:cstheme="minorHAnsi"/>
                <w:sz w:val="24"/>
                <w:szCs w:val="24"/>
              </w:rPr>
            </w:pPr>
            <w:r>
              <w:rPr>
                <w:rFonts w:eastAsia="ArialMT" w:cstheme="minorHAnsi"/>
                <w:sz w:val="24"/>
                <w:szCs w:val="24"/>
              </w:rPr>
              <w:t>Null</w:t>
            </w:r>
          </w:p>
        </w:tc>
        <w:tc>
          <w:tcPr>
            <w:tcW w:w="1454" w:type="dxa"/>
          </w:tcPr>
          <w:p w14:paraId="45B0BE1B" w14:textId="021F86EC" w:rsidR="00C57E8F" w:rsidRDefault="00CD440D" w:rsidP="00E54BCE">
            <w:pPr>
              <w:rPr>
                <w:rFonts w:eastAsia="ArialMT" w:cstheme="minorHAnsi"/>
                <w:sz w:val="24"/>
                <w:szCs w:val="24"/>
              </w:rPr>
            </w:pPr>
            <w:r>
              <w:rPr>
                <w:rFonts w:eastAsia="ArialMT" w:cstheme="minorHAnsi"/>
                <w:sz w:val="24"/>
                <w:szCs w:val="24"/>
              </w:rPr>
              <w:t>Null</w:t>
            </w:r>
          </w:p>
        </w:tc>
      </w:tr>
      <w:tr w:rsidR="00B54821" w14:paraId="6CBB50C2" w14:textId="77777777" w:rsidTr="004D674E">
        <w:tc>
          <w:tcPr>
            <w:tcW w:w="800" w:type="dxa"/>
          </w:tcPr>
          <w:p w14:paraId="36C04F50" w14:textId="60C398A1" w:rsidR="00B54821" w:rsidRDefault="0049699A" w:rsidP="00E54BCE">
            <w:pPr>
              <w:rPr>
                <w:rFonts w:eastAsia="ArialMT" w:cstheme="minorHAnsi"/>
                <w:sz w:val="24"/>
                <w:szCs w:val="24"/>
              </w:rPr>
            </w:pPr>
            <w:r>
              <w:rPr>
                <w:rFonts w:eastAsia="ArialMT" w:cstheme="minorHAnsi"/>
                <w:sz w:val="24"/>
                <w:szCs w:val="24"/>
              </w:rPr>
              <w:t>12.8</w:t>
            </w:r>
          </w:p>
        </w:tc>
        <w:tc>
          <w:tcPr>
            <w:tcW w:w="1914" w:type="dxa"/>
          </w:tcPr>
          <w:p w14:paraId="0AAF7AD8" w14:textId="539876BE" w:rsidR="00B54821" w:rsidRDefault="00B54821" w:rsidP="00E54BCE">
            <w:pPr>
              <w:rPr>
                <w:rFonts w:eastAsia="ArialMT" w:cstheme="minorHAnsi"/>
                <w:sz w:val="24"/>
                <w:szCs w:val="24"/>
              </w:rPr>
            </w:pPr>
            <w:r>
              <w:rPr>
                <w:rFonts w:eastAsia="ArialMT" w:cstheme="minorHAnsi"/>
                <w:sz w:val="24"/>
                <w:szCs w:val="24"/>
              </w:rPr>
              <w:t xml:space="preserve">View paystubs </w:t>
            </w:r>
          </w:p>
        </w:tc>
        <w:tc>
          <w:tcPr>
            <w:tcW w:w="1375" w:type="dxa"/>
          </w:tcPr>
          <w:p w14:paraId="09086E97" w14:textId="24DD443B" w:rsidR="00B54821" w:rsidRDefault="004C4B31" w:rsidP="00E54BCE">
            <w:pPr>
              <w:rPr>
                <w:rFonts w:eastAsia="ArialMT" w:cstheme="minorHAnsi"/>
                <w:sz w:val="24"/>
                <w:szCs w:val="24"/>
              </w:rPr>
            </w:pPr>
            <w:r>
              <w:rPr>
                <w:rFonts w:eastAsia="ArialMT" w:cstheme="minorHAnsi"/>
                <w:sz w:val="24"/>
                <w:szCs w:val="24"/>
              </w:rPr>
              <w:t>11/17/2025</w:t>
            </w:r>
          </w:p>
        </w:tc>
        <w:tc>
          <w:tcPr>
            <w:tcW w:w="1375" w:type="dxa"/>
          </w:tcPr>
          <w:p w14:paraId="23873A39" w14:textId="28F9493F" w:rsidR="00B54821" w:rsidRDefault="00984FAC" w:rsidP="00E54BCE">
            <w:pPr>
              <w:rPr>
                <w:rFonts w:eastAsia="ArialMT" w:cstheme="minorHAnsi"/>
                <w:sz w:val="24"/>
                <w:szCs w:val="24"/>
              </w:rPr>
            </w:pPr>
            <w:r>
              <w:rPr>
                <w:rFonts w:eastAsia="ArialMT" w:cstheme="minorHAnsi"/>
                <w:sz w:val="24"/>
                <w:szCs w:val="24"/>
              </w:rPr>
              <w:t>11/24/2025</w:t>
            </w:r>
          </w:p>
        </w:tc>
        <w:tc>
          <w:tcPr>
            <w:tcW w:w="1251" w:type="dxa"/>
          </w:tcPr>
          <w:p w14:paraId="1ACAFE61" w14:textId="40C32107" w:rsidR="00A8609A" w:rsidRDefault="00A8609A" w:rsidP="00A8609A">
            <w:pPr>
              <w:rPr>
                <w:rFonts w:eastAsia="ArialMT"/>
                <w:sz w:val="24"/>
                <w:szCs w:val="24"/>
              </w:rPr>
            </w:pPr>
            <w:r w:rsidRPr="3DD54397">
              <w:rPr>
                <w:rFonts w:eastAsia="ArialMT"/>
                <w:sz w:val="24"/>
                <w:szCs w:val="24"/>
              </w:rPr>
              <w:t xml:space="preserve">T: </w:t>
            </w:r>
            <w:r w:rsidR="002A32A3">
              <w:rPr>
                <w:rFonts w:eastAsia="ArialMT" w:cstheme="minorHAnsi"/>
                <w:sz w:val="24"/>
                <w:szCs w:val="24"/>
              </w:rPr>
              <w:t>6</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56A267C8" w14:textId="78310852" w:rsidR="00A8609A" w:rsidRDefault="00A8609A" w:rsidP="00A8609A">
            <w:pPr>
              <w:rPr>
                <w:rFonts w:eastAsia="ArialMT"/>
                <w:sz w:val="24"/>
                <w:szCs w:val="24"/>
              </w:rPr>
            </w:pPr>
            <w:r w:rsidRPr="3DD54397">
              <w:rPr>
                <w:rFonts w:eastAsia="ArialMT"/>
                <w:sz w:val="24"/>
                <w:szCs w:val="24"/>
              </w:rPr>
              <w:t xml:space="preserve">Natalie  </w:t>
            </w:r>
          </w:p>
          <w:p w14:paraId="15D16C5C" w14:textId="657230CF" w:rsidR="00B54821" w:rsidRDefault="00A8609A" w:rsidP="00E54BCE">
            <w:pPr>
              <w:rPr>
                <w:rFonts w:eastAsia="ArialMT"/>
                <w:sz w:val="24"/>
                <w:szCs w:val="24"/>
              </w:rPr>
            </w:pPr>
            <w:r w:rsidRPr="3DD54397">
              <w:rPr>
                <w:rFonts w:eastAsia="ArialMT"/>
                <w:sz w:val="24"/>
                <w:szCs w:val="24"/>
              </w:rPr>
              <w:t>Chris</w:t>
            </w:r>
          </w:p>
        </w:tc>
        <w:tc>
          <w:tcPr>
            <w:tcW w:w="1181" w:type="dxa"/>
          </w:tcPr>
          <w:p w14:paraId="1E36BC1F" w14:textId="521732CE"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34DBBBAB" w14:textId="4FC842C0" w:rsidR="00B54821" w:rsidRDefault="00CD440D" w:rsidP="00E54BCE">
            <w:pPr>
              <w:rPr>
                <w:rFonts w:eastAsia="ArialMT" w:cstheme="minorHAnsi"/>
                <w:sz w:val="24"/>
                <w:szCs w:val="24"/>
              </w:rPr>
            </w:pPr>
            <w:r>
              <w:rPr>
                <w:rFonts w:eastAsia="ArialMT" w:cstheme="minorHAnsi"/>
                <w:sz w:val="24"/>
                <w:szCs w:val="24"/>
              </w:rPr>
              <w:t>Null</w:t>
            </w:r>
          </w:p>
        </w:tc>
      </w:tr>
      <w:tr w:rsidR="00B54821" w14:paraId="340071FA" w14:textId="77777777" w:rsidTr="004D674E">
        <w:tc>
          <w:tcPr>
            <w:tcW w:w="800" w:type="dxa"/>
          </w:tcPr>
          <w:p w14:paraId="68EA5569" w14:textId="3F696B58" w:rsidR="00B54821" w:rsidRDefault="0049699A" w:rsidP="00E54BCE">
            <w:pPr>
              <w:rPr>
                <w:rFonts w:eastAsia="ArialMT" w:cstheme="minorHAnsi"/>
                <w:sz w:val="24"/>
                <w:szCs w:val="24"/>
              </w:rPr>
            </w:pPr>
            <w:r>
              <w:rPr>
                <w:rFonts w:eastAsia="ArialMT" w:cstheme="minorHAnsi"/>
                <w:sz w:val="24"/>
                <w:szCs w:val="24"/>
              </w:rPr>
              <w:t>13</w:t>
            </w:r>
          </w:p>
        </w:tc>
        <w:tc>
          <w:tcPr>
            <w:tcW w:w="1914" w:type="dxa"/>
          </w:tcPr>
          <w:p w14:paraId="00DB7CC2" w14:textId="5D0369B6" w:rsidR="00B54821" w:rsidRDefault="00B54821" w:rsidP="00E54BCE">
            <w:pPr>
              <w:rPr>
                <w:rFonts w:eastAsia="ArialMT" w:cstheme="minorHAnsi"/>
                <w:sz w:val="24"/>
                <w:szCs w:val="24"/>
              </w:rPr>
            </w:pPr>
            <w:r>
              <w:rPr>
                <w:rFonts w:eastAsia="ArialMT" w:cstheme="minorHAnsi"/>
                <w:sz w:val="24"/>
                <w:szCs w:val="24"/>
              </w:rPr>
              <w:t xml:space="preserve">Manager dashboard </w:t>
            </w:r>
          </w:p>
        </w:tc>
        <w:tc>
          <w:tcPr>
            <w:tcW w:w="1375" w:type="dxa"/>
          </w:tcPr>
          <w:p w14:paraId="7F4DC942" w14:textId="55C92AEE" w:rsidR="00B54821" w:rsidRDefault="0021309D"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662EDE50" w14:textId="213F68FB"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74D81EDF" w14:textId="78751306" w:rsidR="00A8609A" w:rsidRDefault="00A8609A" w:rsidP="00A8609A">
            <w:pPr>
              <w:rPr>
                <w:rFonts w:eastAsia="ArialMT"/>
                <w:sz w:val="24"/>
                <w:szCs w:val="24"/>
              </w:rPr>
            </w:pPr>
            <w:r w:rsidRPr="3DD54397">
              <w:rPr>
                <w:rFonts w:eastAsia="ArialMT"/>
                <w:sz w:val="24"/>
                <w:szCs w:val="24"/>
              </w:rPr>
              <w:t xml:space="preserve">T: 7 </w:t>
            </w:r>
            <w:proofErr w:type="spellStart"/>
            <w:r w:rsidRPr="3DD54397">
              <w:rPr>
                <w:rFonts w:eastAsia="ArialMT"/>
                <w:sz w:val="24"/>
                <w:szCs w:val="24"/>
              </w:rPr>
              <w:t>hrs</w:t>
            </w:r>
            <w:proofErr w:type="spellEnd"/>
            <w:r w:rsidRPr="3DD54397">
              <w:rPr>
                <w:rFonts w:eastAsia="ArialMT"/>
                <w:sz w:val="24"/>
                <w:szCs w:val="24"/>
              </w:rPr>
              <w:t xml:space="preserve"> </w:t>
            </w:r>
          </w:p>
          <w:p w14:paraId="2225357E" w14:textId="17E3E64A" w:rsidR="00A8609A" w:rsidRDefault="00A8609A" w:rsidP="00A8609A">
            <w:pPr>
              <w:rPr>
                <w:rFonts w:eastAsia="ArialMT"/>
                <w:sz w:val="24"/>
                <w:szCs w:val="24"/>
              </w:rPr>
            </w:pPr>
            <w:r w:rsidRPr="3DD54397">
              <w:rPr>
                <w:rFonts w:eastAsia="ArialMT"/>
                <w:sz w:val="24"/>
                <w:szCs w:val="24"/>
              </w:rPr>
              <w:t xml:space="preserve">Natalie </w:t>
            </w:r>
          </w:p>
          <w:p w14:paraId="2F1399AD" w14:textId="1E6D5977" w:rsidR="00B54821" w:rsidRDefault="00A8609A" w:rsidP="00E54BCE">
            <w:pPr>
              <w:rPr>
                <w:rFonts w:eastAsia="ArialMT"/>
                <w:sz w:val="24"/>
                <w:szCs w:val="24"/>
              </w:rPr>
            </w:pPr>
            <w:r w:rsidRPr="3DD54397">
              <w:rPr>
                <w:rFonts w:eastAsia="ArialMT"/>
                <w:sz w:val="24"/>
                <w:szCs w:val="24"/>
              </w:rPr>
              <w:t>Brice</w:t>
            </w:r>
          </w:p>
        </w:tc>
        <w:tc>
          <w:tcPr>
            <w:tcW w:w="1181" w:type="dxa"/>
          </w:tcPr>
          <w:p w14:paraId="1DFB49EE" w14:textId="669E1250"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4C4FFF42" w14:textId="3D98EB0C" w:rsidR="00B54821" w:rsidRDefault="00CD440D" w:rsidP="00E54BCE">
            <w:pPr>
              <w:rPr>
                <w:rFonts w:eastAsia="ArialMT" w:cstheme="minorHAnsi"/>
                <w:sz w:val="24"/>
                <w:szCs w:val="24"/>
              </w:rPr>
            </w:pPr>
            <w:r>
              <w:rPr>
                <w:rFonts w:eastAsia="ArialMT" w:cstheme="minorHAnsi"/>
                <w:sz w:val="24"/>
                <w:szCs w:val="24"/>
              </w:rPr>
              <w:t>Null</w:t>
            </w:r>
          </w:p>
        </w:tc>
      </w:tr>
      <w:tr w:rsidR="00B54821" w14:paraId="7C0799A2" w14:textId="77777777" w:rsidTr="004D674E">
        <w:tc>
          <w:tcPr>
            <w:tcW w:w="800" w:type="dxa"/>
          </w:tcPr>
          <w:p w14:paraId="5302B703" w14:textId="39373EC2" w:rsidR="00B54821" w:rsidRDefault="0049699A" w:rsidP="00E54BCE">
            <w:pPr>
              <w:rPr>
                <w:rFonts w:eastAsia="ArialMT" w:cstheme="minorHAnsi"/>
                <w:sz w:val="24"/>
                <w:szCs w:val="24"/>
              </w:rPr>
            </w:pPr>
            <w:r>
              <w:rPr>
                <w:rFonts w:eastAsia="ArialMT" w:cstheme="minorHAnsi"/>
                <w:sz w:val="24"/>
                <w:szCs w:val="24"/>
              </w:rPr>
              <w:t>13.1</w:t>
            </w:r>
          </w:p>
        </w:tc>
        <w:tc>
          <w:tcPr>
            <w:tcW w:w="1914" w:type="dxa"/>
          </w:tcPr>
          <w:p w14:paraId="2A33BDD1" w14:textId="04508DB7" w:rsidR="00B54821" w:rsidRDefault="00B54821" w:rsidP="00E54BCE">
            <w:pPr>
              <w:rPr>
                <w:rFonts w:eastAsia="ArialMT" w:cstheme="minorHAnsi"/>
                <w:sz w:val="24"/>
                <w:szCs w:val="24"/>
              </w:rPr>
            </w:pPr>
            <w:r>
              <w:rPr>
                <w:rFonts w:eastAsia="ArialMT" w:cstheme="minorHAnsi"/>
                <w:sz w:val="24"/>
                <w:szCs w:val="24"/>
              </w:rPr>
              <w:t xml:space="preserve">Info on current orders </w:t>
            </w:r>
          </w:p>
        </w:tc>
        <w:tc>
          <w:tcPr>
            <w:tcW w:w="1375" w:type="dxa"/>
          </w:tcPr>
          <w:p w14:paraId="1E05B898" w14:textId="7E53A1D2"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5C876580" w14:textId="2C338A6F"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6D9FA66B" w14:textId="66EA2211" w:rsidR="00A8609A" w:rsidRDefault="00A8609A" w:rsidP="00A8609A">
            <w:pPr>
              <w:rPr>
                <w:rFonts w:eastAsia="ArialMT"/>
                <w:sz w:val="24"/>
                <w:szCs w:val="24"/>
              </w:rPr>
            </w:pPr>
            <w:r w:rsidRPr="3DD54397">
              <w:rPr>
                <w:rFonts w:eastAsia="ArialMT"/>
                <w:sz w:val="24"/>
                <w:szCs w:val="24"/>
              </w:rPr>
              <w:t xml:space="preserve">T: </w:t>
            </w:r>
            <w:r w:rsidR="002A32A3">
              <w:rPr>
                <w:rFonts w:eastAsia="ArialMT" w:cstheme="minorHAnsi"/>
                <w:sz w:val="24"/>
                <w:szCs w:val="24"/>
              </w:rPr>
              <w:t>9</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0D43CC61" w14:textId="63070CD6" w:rsidR="00A8609A" w:rsidRDefault="00A8609A" w:rsidP="00A8609A">
            <w:pPr>
              <w:rPr>
                <w:rFonts w:eastAsia="ArialMT"/>
                <w:sz w:val="24"/>
                <w:szCs w:val="24"/>
              </w:rPr>
            </w:pPr>
            <w:r w:rsidRPr="3DD54397">
              <w:rPr>
                <w:rFonts w:eastAsia="ArialMT"/>
                <w:sz w:val="24"/>
                <w:szCs w:val="24"/>
              </w:rPr>
              <w:t xml:space="preserve">Natalie </w:t>
            </w:r>
          </w:p>
          <w:p w14:paraId="7D044F58" w14:textId="3279E138" w:rsidR="00A8609A" w:rsidRDefault="00A8609A" w:rsidP="00A8609A">
            <w:pPr>
              <w:rPr>
                <w:rFonts w:eastAsia="ArialMT"/>
                <w:sz w:val="24"/>
                <w:szCs w:val="24"/>
              </w:rPr>
            </w:pPr>
            <w:r w:rsidRPr="3DD54397">
              <w:rPr>
                <w:rFonts w:eastAsia="ArialMT"/>
                <w:sz w:val="24"/>
                <w:szCs w:val="24"/>
              </w:rPr>
              <w:t xml:space="preserve">Vincent </w:t>
            </w:r>
          </w:p>
          <w:p w14:paraId="514DC7E0" w14:textId="53A30AA5" w:rsidR="00B54821" w:rsidRDefault="00A8609A" w:rsidP="00E54BCE">
            <w:pPr>
              <w:rPr>
                <w:rFonts w:eastAsia="ArialMT"/>
                <w:sz w:val="24"/>
                <w:szCs w:val="24"/>
              </w:rPr>
            </w:pPr>
            <w:r w:rsidRPr="3DD54397">
              <w:rPr>
                <w:rFonts w:eastAsia="ArialMT"/>
                <w:sz w:val="24"/>
                <w:szCs w:val="24"/>
              </w:rPr>
              <w:t>Chris</w:t>
            </w:r>
          </w:p>
        </w:tc>
        <w:tc>
          <w:tcPr>
            <w:tcW w:w="1181" w:type="dxa"/>
          </w:tcPr>
          <w:p w14:paraId="2FF9B730" w14:textId="2E50F544"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19F58BF9" w14:textId="0BDADDEA" w:rsidR="00B54821" w:rsidRDefault="00CD440D" w:rsidP="00E54BCE">
            <w:pPr>
              <w:rPr>
                <w:rFonts w:eastAsia="ArialMT" w:cstheme="minorHAnsi"/>
                <w:sz w:val="24"/>
                <w:szCs w:val="24"/>
              </w:rPr>
            </w:pPr>
            <w:r>
              <w:rPr>
                <w:rFonts w:eastAsia="ArialMT" w:cstheme="minorHAnsi"/>
                <w:sz w:val="24"/>
                <w:szCs w:val="24"/>
              </w:rPr>
              <w:t>Null</w:t>
            </w:r>
          </w:p>
        </w:tc>
      </w:tr>
      <w:tr w:rsidR="00B54821" w14:paraId="5C930DB6" w14:textId="77777777" w:rsidTr="004D674E">
        <w:tc>
          <w:tcPr>
            <w:tcW w:w="800" w:type="dxa"/>
          </w:tcPr>
          <w:p w14:paraId="1A3BC588" w14:textId="602C4F5D" w:rsidR="00B54821" w:rsidRDefault="0049699A" w:rsidP="00E54BCE">
            <w:pPr>
              <w:rPr>
                <w:rFonts w:eastAsia="ArialMT" w:cstheme="minorHAnsi"/>
                <w:sz w:val="24"/>
                <w:szCs w:val="24"/>
              </w:rPr>
            </w:pPr>
            <w:r>
              <w:rPr>
                <w:rFonts w:eastAsia="ArialMT" w:cstheme="minorHAnsi"/>
                <w:sz w:val="24"/>
                <w:szCs w:val="24"/>
              </w:rPr>
              <w:t>13.2</w:t>
            </w:r>
          </w:p>
        </w:tc>
        <w:tc>
          <w:tcPr>
            <w:tcW w:w="1914" w:type="dxa"/>
          </w:tcPr>
          <w:p w14:paraId="0215C236" w14:textId="45E9C56A" w:rsidR="00B54821" w:rsidRDefault="00B54821" w:rsidP="00E54BCE">
            <w:pPr>
              <w:rPr>
                <w:rFonts w:eastAsia="ArialMT" w:cstheme="minorHAnsi"/>
                <w:sz w:val="24"/>
                <w:szCs w:val="24"/>
              </w:rPr>
            </w:pPr>
            <w:r>
              <w:rPr>
                <w:rFonts w:eastAsia="ArialMT" w:cstheme="minorHAnsi"/>
                <w:sz w:val="24"/>
                <w:szCs w:val="24"/>
              </w:rPr>
              <w:t xml:space="preserve">Inventory numbers </w:t>
            </w:r>
          </w:p>
        </w:tc>
        <w:tc>
          <w:tcPr>
            <w:tcW w:w="1375" w:type="dxa"/>
          </w:tcPr>
          <w:p w14:paraId="17C82FE4" w14:textId="6973E634"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75E1FFFD" w14:textId="50529F5D"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61B3B181" w14:textId="19ADC8EC" w:rsidR="00A8609A" w:rsidRDefault="00A8609A" w:rsidP="00A8609A">
            <w:pPr>
              <w:rPr>
                <w:rFonts w:eastAsia="ArialMT"/>
                <w:sz w:val="24"/>
                <w:szCs w:val="24"/>
              </w:rPr>
            </w:pPr>
            <w:r w:rsidRPr="3DD54397">
              <w:rPr>
                <w:rFonts w:eastAsia="ArialMT"/>
                <w:sz w:val="24"/>
                <w:szCs w:val="24"/>
              </w:rPr>
              <w:t xml:space="preserve">T: </w:t>
            </w:r>
            <w:r w:rsidR="002A32A3">
              <w:rPr>
                <w:rFonts w:eastAsia="ArialMT" w:cstheme="minorHAnsi"/>
                <w:sz w:val="24"/>
                <w:szCs w:val="24"/>
              </w:rPr>
              <w:t>10</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45AD8465" w14:textId="4A295AD6" w:rsidR="00A8609A" w:rsidRDefault="00A8609A" w:rsidP="00A8609A">
            <w:pPr>
              <w:rPr>
                <w:rFonts w:eastAsia="ArialMT"/>
                <w:sz w:val="24"/>
                <w:szCs w:val="24"/>
              </w:rPr>
            </w:pPr>
            <w:r w:rsidRPr="3DD54397">
              <w:rPr>
                <w:rFonts w:eastAsia="ArialMT"/>
                <w:sz w:val="24"/>
                <w:szCs w:val="24"/>
              </w:rPr>
              <w:t xml:space="preserve">Natalie </w:t>
            </w:r>
          </w:p>
          <w:p w14:paraId="66928C84" w14:textId="70C694F5" w:rsidR="00A8609A" w:rsidRDefault="00A8609A" w:rsidP="00A8609A">
            <w:pPr>
              <w:rPr>
                <w:rFonts w:eastAsia="ArialMT"/>
                <w:sz w:val="24"/>
                <w:szCs w:val="24"/>
              </w:rPr>
            </w:pPr>
            <w:r w:rsidRPr="3DD54397">
              <w:rPr>
                <w:rFonts w:eastAsia="ArialMT"/>
                <w:sz w:val="24"/>
                <w:szCs w:val="24"/>
              </w:rPr>
              <w:t>Brice</w:t>
            </w:r>
          </w:p>
          <w:p w14:paraId="7A268CA9" w14:textId="62094520" w:rsidR="00B54821" w:rsidRDefault="00A8609A" w:rsidP="00E54BCE">
            <w:pPr>
              <w:rPr>
                <w:rFonts w:eastAsia="ArialMT"/>
                <w:sz w:val="24"/>
                <w:szCs w:val="24"/>
              </w:rPr>
            </w:pPr>
            <w:r w:rsidRPr="3DD54397">
              <w:rPr>
                <w:rFonts w:eastAsia="ArialMT"/>
                <w:sz w:val="24"/>
                <w:szCs w:val="24"/>
              </w:rPr>
              <w:t>Chris</w:t>
            </w:r>
          </w:p>
        </w:tc>
        <w:tc>
          <w:tcPr>
            <w:tcW w:w="1181" w:type="dxa"/>
          </w:tcPr>
          <w:p w14:paraId="33EF240F" w14:textId="03C41F09"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7847263E" w14:textId="22D00B2F" w:rsidR="00B54821" w:rsidRDefault="00CD440D" w:rsidP="00E54BCE">
            <w:pPr>
              <w:rPr>
                <w:rFonts w:eastAsia="ArialMT" w:cstheme="minorHAnsi"/>
                <w:sz w:val="24"/>
                <w:szCs w:val="24"/>
              </w:rPr>
            </w:pPr>
            <w:r>
              <w:rPr>
                <w:rFonts w:eastAsia="ArialMT" w:cstheme="minorHAnsi"/>
                <w:sz w:val="24"/>
                <w:szCs w:val="24"/>
              </w:rPr>
              <w:t>Null</w:t>
            </w:r>
          </w:p>
        </w:tc>
      </w:tr>
      <w:tr w:rsidR="00B54821" w14:paraId="3A8AE2A1" w14:textId="77777777" w:rsidTr="004D674E">
        <w:tc>
          <w:tcPr>
            <w:tcW w:w="800" w:type="dxa"/>
          </w:tcPr>
          <w:p w14:paraId="4541C0C6" w14:textId="0DB1B0F7" w:rsidR="00B54821" w:rsidRDefault="0049699A" w:rsidP="00E54BCE">
            <w:pPr>
              <w:rPr>
                <w:rFonts w:eastAsia="ArialMT" w:cstheme="minorHAnsi"/>
                <w:sz w:val="24"/>
                <w:szCs w:val="24"/>
              </w:rPr>
            </w:pPr>
            <w:r>
              <w:rPr>
                <w:rFonts w:eastAsia="ArialMT" w:cstheme="minorHAnsi"/>
                <w:sz w:val="24"/>
                <w:szCs w:val="24"/>
              </w:rPr>
              <w:t>13.3</w:t>
            </w:r>
          </w:p>
        </w:tc>
        <w:tc>
          <w:tcPr>
            <w:tcW w:w="1914" w:type="dxa"/>
          </w:tcPr>
          <w:p w14:paraId="068D3656" w14:textId="3B39DC81" w:rsidR="00B54821" w:rsidRDefault="00B54821" w:rsidP="00E54BCE">
            <w:pPr>
              <w:rPr>
                <w:rFonts w:eastAsia="ArialMT" w:cstheme="minorHAnsi"/>
                <w:sz w:val="24"/>
                <w:szCs w:val="24"/>
              </w:rPr>
            </w:pPr>
            <w:r>
              <w:rPr>
                <w:rFonts w:eastAsia="ArialMT" w:cstheme="minorHAnsi"/>
                <w:sz w:val="24"/>
                <w:szCs w:val="24"/>
              </w:rPr>
              <w:t xml:space="preserve">Modify inventory numbers </w:t>
            </w:r>
          </w:p>
        </w:tc>
        <w:tc>
          <w:tcPr>
            <w:tcW w:w="1375" w:type="dxa"/>
          </w:tcPr>
          <w:p w14:paraId="726A42E0" w14:textId="7D06D0FA"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71949012" w14:textId="0CB880DD"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34E7A6EA" w14:textId="51329840" w:rsidR="00A8609A" w:rsidRDefault="00A8609A" w:rsidP="00A8609A">
            <w:pPr>
              <w:rPr>
                <w:rFonts w:eastAsia="ArialMT"/>
                <w:sz w:val="24"/>
                <w:szCs w:val="24"/>
              </w:rPr>
            </w:pPr>
            <w:r w:rsidRPr="3DD54397">
              <w:rPr>
                <w:rFonts w:eastAsia="ArialMT"/>
                <w:sz w:val="24"/>
                <w:szCs w:val="24"/>
              </w:rPr>
              <w:t xml:space="preserve">T: </w:t>
            </w:r>
            <w:r w:rsidR="002A32A3">
              <w:rPr>
                <w:rFonts w:eastAsia="ArialMT" w:cstheme="minorHAnsi"/>
                <w:sz w:val="24"/>
                <w:szCs w:val="24"/>
              </w:rPr>
              <w:t>5</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02B50384" w14:textId="7F202E12" w:rsidR="00A8609A" w:rsidRDefault="00A8609A" w:rsidP="00A8609A">
            <w:pPr>
              <w:rPr>
                <w:rFonts w:eastAsia="ArialMT"/>
                <w:sz w:val="24"/>
                <w:szCs w:val="24"/>
              </w:rPr>
            </w:pPr>
            <w:r w:rsidRPr="3DD54397">
              <w:rPr>
                <w:rFonts w:eastAsia="ArialMT"/>
                <w:sz w:val="24"/>
                <w:szCs w:val="24"/>
              </w:rPr>
              <w:t>Brice</w:t>
            </w:r>
          </w:p>
          <w:p w14:paraId="6B67F6C0" w14:textId="084AA0DA" w:rsidR="00B54821" w:rsidRDefault="00A8609A" w:rsidP="00E54BCE">
            <w:pPr>
              <w:rPr>
                <w:rFonts w:eastAsia="ArialMT"/>
                <w:sz w:val="24"/>
                <w:szCs w:val="24"/>
              </w:rPr>
            </w:pPr>
            <w:r w:rsidRPr="3DD54397">
              <w:rPr>
                <w:rFonts w:eastAsia="ArialMT"/>
                <w:sz w:val="24"/>
                <w:szCs w:val="24"/>
              </w:rPr>
              <w:t xml:space="preserve">Vincent </w:t>
            </w:r>
          </w:p>
        </w:tc>
        <w:tc>
          <w:tcPr>
            <w:tcW w:w="1181" w:type="dxa"/>
          </w:tcPr>
          <w:p w14:paraId="0E721977" w14:textId="16428665"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4A47AB7E" w14:textId="35BDB851" w:rsidR="00B54821" w:rsidRDefault="00CD440D" w:rsidP="00E54BCE">
            <w:pPr>
              <w:rPr>
                <w:rFonts w:eastAsia="ArialMT" w:cstheme="minorHAnsi"/>
                <w:sz w:val="24"/>
                <w:szCs w:val="24"/>
              </w:rPr>
            </w:pPr>
            <w:r>
              <w:rPr>
                <w:rFonts w:eastAsia="ArialMT" w:cstheme="minorHAnsi"/>
                <w:sz w:val="24"/>
                <w:szCs w:val="24"/>
              </w:rPr>
              <w:t>Null</w:t>
            </w:r>
          </w:p>
        </w:tc>
      </w:tr>
      <w:tr w:rsidR="00B54821" w14:paraId="55666585" w14:textId="77777777" w:rsidTr="004D674E">
        <w:tc>
          <w:tcPr>
            <w:tcW w:w="800" w:type="dxa"/>
          </w:tcPr>
          <w:p w14:paraId="09C5C71C" w14:textId="0368977E" w:rsidR="00B54821" w:rsidRDefault="0049699A" w:rsidP="00E54BCE">
            <w:pPr>
              <w:rPr>
                <w:rFonts w:eastAsia="ArialMT" w:cstheme="minorHAnsi"/>
                <w:sz w:val="24"/>
                <w:szCs w:val="24"/>
              </w:rPr>
            </w:pPr>
            <w:r>
              <w:rPr>
                <w:rFonts w:eastAsia="ArialMT" w:cstheme="minorHAnsi"/>
                <w:sz w:val="24"/>
                <w:szCs w:val="24"/>
              </w:rPr>
              <w:t>13.4</w:t>
            </w:r>
          </w:p>
        </w:tc>
        <w:tc>
          <w:tcPr>
            <w:tcW w:w="1914" w:type="dxa"/>
          </w:tcPr>
          <w:p w14:paraId="03742F3A" w14:textId="3D8F0BBC" w:rsidR="00B54821" w:rsidRDefault="00B54821" w:rsidP="00E54BCE">
            <w:pPr>
              <w:rPr>
                <w:rFonts w:eastAsia="ArialMT" w:cstheme="minorHAnsi"/>
                <w:sz w:val="24"/>
                <w:szCs w:val="24"/>
              </w:rPr>
            </w:pPr>
            <w:r>
              <w:rPr>
                <w:rFonts w:eastAsia="ArialMT" w:cstheme="minorHAnsi"/>
                <w:sz w:val="24"/>
                <w:szCs w:val="24"/>
              </w:rPr>
              <w:t xml:space="preserve">Timesheet manger </w:t>
            </w:r>
          </w:p>
        </w:tc>
        <w:tc>
          <w:tcPr>
            <w:tcW w:w="1375" w:type="dxa"/>
          </w:tcPr>
          <w:p w14:paraId="1B448470" w14:textId="098BF797"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2E99714A" w14:textId="1D345C1A"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098299A4" w14:textId="4C362EC6" w:rsidR="00A8609A" w:rsidRDefault="00A8609A" w:rsidP="00A8609A">
            <w:pPr>
              <w:rPr>
                <w:rFonts w:eastAsia="ArialMT"/>
                <w:sz w:val="24"/>
                <w:szCs w:val="24"/>
              </w:rPr>
            </w:pPr>
            <w:r w:rsidRPr="3DD54397">
              <w:rPr>
                <w:rFonts w:eastAsia="ArialMT"/>
                <w:sz w:val="24"/>
                <w:szCs w:val="24"/>
              </w:rPr>
              <w:t xml:space="preserve">T: </w:t>
            </w:r>
            <w:r w:rsidR="002A32A3">
              <w:rPr>
                <w:rFonts w:eastAsia="ArialMT" w:cstheme="minorHAnsi"/>
                <w:sz w:val="24"/>
                <w:szCs w:val="24"/>
              </w:rPr>
              <w:t>3</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099A3726" w14:textId="40F07DFC" w:rsidR="00A8609A" w:rsidRDefault="00A8609A" w:rsidP="00A8609A">
            <w:pPr>
              <w:rPr>
                <w:rFonts w:eastAsia="ArialMT"/>
                <w:sz w:val="24"/>
                <w:szCs w:val="24"/>
              </w:rPr>
            </w:pPr>
            <w:r w:rsidRPr="3DD54397">
              <w:rPr>
                <w:rFonts w:eastAsia="ArialMT"/>
                <w:sz w:val="24"/>
                <w:szCs w:val="24"/>
              </w:rPr>
              <w:t>Brice</w:t>
            </w:r>
          </w:p>
          <w:p w14:paraId="7C426C44" w14:textId="51032372" w:rsidR="00A8609A" w:rsidRDefault="00A8609A" w:rsidP="00A8609A">
            <w:pPr>
              <w:rPr>
                <w:rFonts w:eastAsia="ArialMT"/>
                <w:sz w:val="24"/>
                <w:szCs w:val="24"/>
              </w:rPr>
            </w:pPr>
            <w:r w:rsidRPr="3DD54397">
              <w:rPr>
                <w:rFonts w:eastAsia="ArialMT"/>
                <w:sz w:val="24"/>
                <w:szCs w:val="24"/>
              </w:rPr>
              <w:t xml:space="preserve">Vincent </w:t>
            </w:r>
          </w:p>
          <w:p w14:paraId="4F9BEAFD" w14:textId="2322481E" w:rsidR="00B54821" w:rsidRDefault="00A8609A" w:rsidP="00E54BCE">
            <w:pPr>
              <w:rPr>
                <w:rFonts w:eastAsia="ArialMT"/>
                <w:sz w:val="24"/>
                <w:szCs w:val="24"/>
              </w:rPr>
            </w:pPr>
            <w:r w:rsidRPr="3DD54397">
              <w:rPr>
                <w:rFonts w:eastAsia="ArialMT"/>
                <w:sz w:val="24"/>
                <w:szCs w:val="24"/>
              </w:rPr>
              <w:t>Chris</w:t>
            </w:r>
          </w:p>
        </w:tc>
        <w:tc>
          <w:tcPr>
            <w:tcW w:w="1181" w:type="dxa"/>
          </w:tcPr>
          <w:p w14:paraId="2B92D436" w14:textId="1895EC56"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3AE3EF76" w14:textId="7B0A2FCE" w:rsidR="00B54821" w:rsidRDefault="00CD440D" w:rsidP="00E54BCE">
            <w:pPr>
              <w:rPr>
                <w:rFonts w:eastAsia="ArialMT" w:cstheme="minorHAnsi"/>
                <w:sz w:val="24"/>
                <w:szCs w:val="24"/>
              </w:rPr>
            </w:pPr>
            <w:r>
              <w:rPr>
                <w:rFonts w:eastAsia="ArialMT" w:cstheme="minorHAnsi"/>
                <w:sz w:val="24"/>
                <w:szCs w:val="24"/>
              </w:rPr>
              <w:t>Null</w:t>
            </w:r>
          </w:p>
        </w:tc>
      </w:tr>
      <w:tr w:rsidR="00B54821" w14:paraId="163CADD9" w14:textId="77777777" w:rsidTr="004D674E">
        <w:tc>
          <w:tcPr>
            <w:tcW w:w="800" w:type="dxa"/>
          </w:tcPr>
          <w:p w14:paraId="3279D036" w14:textId="4F0ABC4C" w:rsidR="00B54821" w:rsidRDefault="0049699A" w:rsidP="00E54BCE">
            <w:pPr>
              <w:rPr>
                <w:rFonts w:eastAsia="ArialMT" w:cstheme="minorHAnsi"/>
                <w:sz w:val="24"/>
                <w:szCs w:val="24"/>
              </w:rPr>
            </w:pPr>
            <w:r>
              <w:rPr>
                <w:rFonts w:eastAsia="ArialMT" w:cstheme="minorHAnsi"/>
                <w:sz w:val="24"/>
                <w:szCs w:val="24"/>
              </w:rPr>
              <w:t>13.5</w:t>
            </w:r>
          </w:p>
        </w:tc>
        <w:tc>
          <w:tcPr>
            <w:tcW w:w="1914" w:type="dxa"/>
          </w:tcPr>
          <w:p w14:paraId="06357A44" w14:textId="5603D517" w:rsidR="00B54821" w:rsidRDefault="00B54821" w:rsidP="00E54BCE">
            <w:pPr>
              <w:rPr>
                <w:rFonts w:eastAsia="ArialMT" w:cstheme="minorHAnsi"/>
                <w:sz w:val="24"/>
                <w:szCs w:val="24"/>
              </w:rPr>
            </w:pPr>
            <w:r>
              <w:rPr>
                <w:rFonts w:eastAsia="ArialMT" w:cstheme="minorHAnsi"/>
                <w:sz w:val="24"/>
                <w:szCs w:val="24"/>
              </w:rPr>
              <w:t xml:space="preserve">Create new </w:t>
            </w:r>
            <w:r w:rsidR="00786D2A">
              <w:rPr>
                <w:rFonts w:eastAsia="ArialMT" w:cstheme="minorHAnsi"/>
                <w:sz w:val="24"/>
                <w:szCs w:val="24"/>
              </w:rPr>
              <w:t>announcements</w:t>
            </w:r>
            <w:r>
              <w:rPr>
                <w:rFonts w:eastAsia="ArialMT" w:cstheme="minorHAnsi"/>
                <w:sz w:val="24"/>
                <w:szCs w:val="24"/>
              </w:rPr>
              <w:t xml:space="preserve"> </w:t>
            </w:r>
          </w:p>
        </w:tc>
        <w:tc>
          <w:tcPr>
            <w:tcW w:w="1375" w:type="dxa"/>
          </w:tcPr>
          <w:p w14:paraId="4CA04397" w14:textId="54C928FA"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3B4DDD3C" w14:textId="7CBE25A9"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2D612942" w14:textId="353A23F7" w:rsidR="00A8609A" w:rsidRDefault="00A8609A" w:rsidP="00A8609A">
            <w:pPr>
              <w:rPr>
                <w:rFonts w:eastAsia="ArialMT"/>
                <w:sz w:val="24"/>
                <w:szCs w:val="24"/>
              </w:rPr>
            </w:pPr>
            <w:r w:rsidRPr="3DD54397">
              <w:rPr>
                <w:rFonts w:eastAsia="ArialMT"/>
                <w:sz w:val="24"/>
                <w:szCs w:val="24"/>
              </w:rPr>
              <w:t xml:space="preserve">T: </w:t>
            </w:r>
            <w:r w:rsidR="002A32A3">
              <w:rPr>
                <w:rFonts w:eastAsia="ArialMT" w:cstheme="minorHAnsi"/>
                <w:sz w:val="24"/>
                <w:szCs w:val="24"/>
              </w:rPr>
              <w:t>9</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352D176C" w14:textId="548BA3F9" w:rsidR="00B54821" w:rsidRDefault="00A8609A" w:rsidP="00E54BCE">
            <w:pPr>
              <w:rPr>
                <w:rFonts w:eastAsia="ArialMT"/>
                <w:sz w:val="24"/>
                <w:szCs w:val="24"/>
              </w:rPr>
            </w:pPr>
            <w:r w:rsidRPr="3DD54397">
              <w:rPr>
                <w:rFonts w:eastAsia="ArialMT"/>
                <w:sz w:val="24"/>
                <w:szCs w:val="24"/>
              </w:rPr>
              <w:t>Chris</w:t>
            </w:r>
          </w:p>
        </w:tc>
        <w:tc>
          <w:tcPr>
            <w:tcW w:w="1181" w:type="dxa"/>
          </w:tcPr>
          <w:p w14:paraId="1DE84ECC" w14:textId="060FEFBE"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7423A34D" w14:textId="159D7246" w:rsidR="00B54821" w:rsidRDefault="00CD440D" w:rsidP="00E54BCE">
            <w:pPr>
              <w:rPr>
                <w:rFonts w:eastAsia="ArialMT" w:cstheme="minorHAnsi"/>
                <w:sz w:val="24"/>
                <w:szCs w:val="24"/>
              </w:rPr>
            </w:pPr>
            <w:r>
              <w:rPr>
                <w:rFonts w:eastAsia="ArialMT" w:cstheme="minorHAnsi"/>
                <w:sz w:val="24"/>
                <w:szCs w:val="24"/>
              </w:rPr>
              <w:t>Null</w:t>
            </w:r>
          </w:p>
        </w:tc>
      </w:tr>
      <w:tr w:rsidR="00B54821" w14:paraId="2FCB1059" w14:textId="77777777" w:rsidTr="004D674E">
        <w:tc>
          <w:tcPr>
            <w:tcW w:w="800" w:type="dxa"/>
          </w:tcPr>
          <w:p w14:paraId="41D2EB90" w14:textId="321932AA" w:rsidR="00B54821" w:rsidRDefault="0049699A" w:rsidP="00E54BCE">
            <w:pPr>
              <w:rPr>
                <w:rFonts w:eastAsia="ArialMT" w:cstheme="minorHAnsi"/>
                <w:sz w:val="24"/>
                <w:szCs w:val="24"/>
              </w:rPr>
            </w:pPr>
            <w:r>
              <w:rPr>
                <w:rFonts w:eastAsia="ArialMT" w:cstheme="minorHAnsi"/>
                <w:sz w:val="24"/>
                <w:szCs w:val="24"/>
              </w:rPr>
              <w:t>13.6</w:t>
            </w:r>
          </w:p>
        </w:tc>
        <w:tc>
          <w:tcPr>
            <w:tcW w:w="1914" w:type="dxa"/>
          </w:tcPr>
          <w:p w14:paraId="53A3D492" w14:textId="3936BD70" w:rsidR="00B54821" w:rsidRDefault="008662DC" w:rsidP="00E54BCE">
            <w:pPr>
              <w:rPr>
                <w:rFonts w:eastAsia="ArialMT" w:cstheme="minorHAnsi"/>
                <w:sz w:val="24"/>
                <w:szCs w:val="24"/>
              </w:rPr>
            </w:pPr>
            <w:r>
              <w:rPr>
                <w:rFonts w:eastAsia="ArialMT" w:cstheme="minorHAnsi"/>
                <w:sz w:val="24"/>
                <w:szCs w:val="24"/>
              </w:rPr>
              <w:t xml:space="preserve">Modifying shift schedule </w:t>
            </w:r>
          </w:p>
        </w:tc>
        <w:tc>
          <w:tcPr>
            <w:tcW w:w="1375" w:type="dxa"/>
          </w:tcPr>
          <w:p w14:paraId="4F1EB609" w14:textId="4435EED7"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683A5EAB" w14:textId="25B7CAE5"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7A11FB58" w14:textId="574D10AE" w:rsidR="00A8609A" w:rsidRDefault="00A8609A" w:rsidP="00A8609A">
            <w:pPr>
              <w:rPr>
                <w:rFonts w:eastAsia="ArialMT"/>
                <w:sz w:val="24"/>
                <w:szCs w:val="24"/>
              </w:rPr>
            </w:pPr>
            <w:r w:rsidRPr="3DD54397">
              <w:rPr>
                <w:rFonts w:eastAsia="ArialMT"/>
                <w:sz w:val="24"/>
                <w:szCs w:val="24"/>
              </w:rPr>
              <w:t xml:space="preserve">T: </w:t>
            </w:r>
            <w:r w:rsidR="00234788" w:rsidRPr="3DD54397">
              <w:rPr>
                <w:rFonts w:eastAsia="ArialMT"/>
                <w:sz w:val="24"/>
                <w:szCs w:val="24"/>
              </w:rPr>
              <w:t>13</w:t>
            </w:r>
            <w:r w:rsidRPr="3DD54397">
              <w:rPr>
                <w:rFonts w:eastAsia="ArialMT"/>
                <w:sz w:val="24"/>
                <w:szCs w:val="24"/>
              </w:rPr>
              <w:t xml:space="preserve"> </w:t>
            </w:r>
            <w:proofErr w:type="spellStart"/>
            <w:r w:rsidRPr="3DD54397">
              <w:rPr>
                <w:rFonts w:eastAsia="ArialMT"/>
                <w:sz w:val="24"/>
                <w:szCs w:val="24"/>
              </w:rPr>
              <w:t>hrs</w:t>
            </w:r>
            <w:proofErr w:type="spellEnd"/>
            <w:r w:rsidRPr="3DD54397">
              <w:rPr>
                <w:rFonts w:eastAsia="ArialMT"/>
                <w:sz w:val="24"/>
                <w:szCs w:val="24"/>
              </w:rPr>
              <w:t xml:space="preserve"> </w:t>
            </w:r>
          </w:p>
          <w:p w14:paraId="1EE467CA" w14:textId="0D931BD0" w:rsidR="00A8609A" w:rsidRDefault="00A8609A" w:rsidP="00A8609A">
            <w:pPr>
              <w:rPr>
                <w:rFonts w:eastAsia="ArialMT"/>
                <w:sz w:val="24"/>
                <w:szCs w:val="24"/>
              </w:rPr>
            </w:pPr>
            <w:r w:rsidRPr="3DD54397">
              <w:rPr>
                <w:rFonts w:eastAsia="ArialMT"/>
                <w:sz w:val="24"/>
                <w:szCs w:val="24"/>
              </w:rPr>
              <w:t xml:space="preserve">Natalie </w:t>
            </w:r>
          </w:p>
          <w:p w14:paraId="3B6E7DEF" w14:textId="28A78FA2" w:rsidR="00A8609A" w:rsidRDefault="00A8609A" w:rsidP="00A8609A">
            <w:pPr>
              <w:rPr>
                <w:rFonts w:eastAsia="ArialMT"/>
                <w:sz w:val="24"/>
                <w:szCs w:val="24"/>
              </w:rPr>
            </w:pPr>
            <w:r w:rsidRPr="3DD54397">
              <w:rPr>
                <w:rFonts w:eastAsia="ArialMT"/>
                <w:sz w:val="24"/>
                <w:szCs w:val="24"/>
              </w:rPr>
              <w:t>Brice</w:t>
            </w:r>
          </w:p>
          <w:p w14:paraId="18E21397" w14:textId="737E69EB" w:rsidR="00A8609A" w:rsidRDefault="00A8609A" w:rsidP="00A8609A">
            <w:pPr>
              <w:rPr>
                <w:rFonts w:eastAsia="ArialMT"/>
                <w:sz w:val="24"/>
                <w:szCs w:val="24"/>
              </w:rPr>
            </w:pPr>
            <w:r w:rsidRPr="3DD54397">
              <w:rPr>
                <w:rFonts w:eastAsia="ArialMT"/>
                <w:sz w:val="24"/>
                <w:szCs w:val="24"/>
              </w:rPr>
              <w:t xml:space="preserve">Vincent </w:t>
            </w:r>
          </w:p>
          <w:p w14:paraId="224EB970" w14:textId="1194A97E" w:rsidR="00B54821" w:rsidRDefault="00A8609A" w:rsidP="00E54BCE">
            <w:pPr>
              <w:rPr>
                <w:rFonts w:eastAsia="ArialMT"/>
                <w:sz w:val="24"/>
                <w:szCs w:val="24"/>
              </w:rPr>
            </w:pPr>
            <w:r w:rsidRPr="3DD54397">
              <w:rPr>
                <w:rFonts w:eastAsia="ArialMT"/>
                <w:sz w:val="24"/>
                <w:szCs w:val="24"/>
              </w:rPr>
              <w:t>Chris</w:t>
            </w:r>
          </w:p>
        </w:tc>
        <w:tc>
          <w:tcPr>
            <w:tcW w:w="1181" w:type="dxa"/>
          </w:tcPr>
          <w:p w14:paraId="412CC612" w14:textId="2C6D09D7" w:rsidR="00B54821" w:rsidRDefault="00736771" w:rsidP="00E54BCE">
            <w:pPr>
              <w:rPr>
                <w:rFonts w:eastAsia="ArialMT" w:cstheme="minorHAnsi"/>
                <w:sz w:val="24"/>
                <w:szCs w:val="24"/>
              </w:rPr>
            </w:pPr>
            <w:r>
              <w:rPr>
                <w:rFonts w:eastAsia="ArialMT" w:cstheme="minorHAnsi"/>
                <w:sz w:val="24"/>
                <w:szCs w:val="24"/>
              </w:rPr>
              <w:t>null</w:t>
            </w:r>
          </w:p>
        </w:tc>
        <w:tc>
          <w:tcPr>
            <w:tcW w:w="1454" w:type="dxa"/>
          </w:tcPr>
          <w:p w14:paraId="6DB765D8" w14:textId="0057B874" w:rsidR="00B54821" w:rsidRDefault="00CD440D" w:rsidP="00E54BCE">
            <w:pPr>
              <w:rPr>
                <w:rFonts w:eastAsia="ArialMT" w:cstheme="minorHAnsi"/>
                <w:sz w:val="24"/>
                <w:szCs w:val="24"/>
              </w:rPr>
            </w:pPr>
            <w:r>
              <w:rPr>
                <w:rFonts w:eastAsia="ArialMT" w:cstheme="minorHAnsi"/>
                <w:sz w:val="24"/>
                <w:szCs w:val="24"/>
              </w:rPr>
              <w:t>Null</w:t>
            </w:r>
          </w:p>
        </w:tc>
      </w:tr>
      <w:tr w:rsidR="00B54821" w14:paraId="11481213" w14:textId="77777777" w:rsidTr="004D674E">
        <w:tc>
          <w:tcPr>
            <w:tcW w:w="800" w:type="dxa"/>
          </w:tcPr>
          <w:p w14:paraId="2B4FEF3B" w14:textId="23F7141B" w:rsidR="00B54821" w:rsidRDefault="0049699A" w:rsidP="00E54BCE">
            <w:pPr>
              <w:rPr>
                <w:rFonts w:eastAsia="ArialMT" w:cstheme="minorHAnsi"/>
                <w:sz w:val="24"/>
                <w:szCs w:val="24"/>
              </w:rPr>
            </w:pPr>
            <w:r>
              <w:rPr>
                <w:rFonts w:eastAsia="ArialMT" w:cstheme="minorHAnsi"/>
                <w:sz w:val="24"/>
                <w:szCs w:val="24"/>
              </w:rPr>
              <w:lastRenderedPageBreak/>
              <w:t>1</w:t>
            </w:r>
            <w:r w:rsidR="00CD440D">
              <w:rPr>
                <w:rFonts w:eastAsia="ArialMT" w:cstheme="minorHAnsi"/>
                <w:sz w:val="24"/>
                <w:szCs w:val="24"/>
              </w:rPr>
              <w:t>3.7</w:t>
            </w:r>
          </w:p>
        </w:tc>
        <w:tc>
          <w:tcPr>
            <w:tcW w:w="1914" w:type="dxa"/>
          </w:tcPr>
          <w:p w14:paraId="349984A6" w14:textId="6F97E97B" w:rsidR="00B54821" w:rsidRDefault="00D14541" w:rsidP="00E54BCE">
            <w:pPr>
              <w:rPr>
                <w:rFonts w:eastAsia="ArialMT" w:cstheme="minorHAnsi"/>
                <w:sz w:val="24"/>
                <w:szCs w:val="24"/>
              </w:rPr>
            </w:pPr>
            <w:r>
              <w:rPr>
                <w:rFonts w:eastAsia="ArialMT" w:cstheme="minorHAnsi"/>
                <w:sz w:val="24"/>
                <w:szCs w:val="24"/>
              </w:rPr>
              <w:t xml:space="preserve">Viewing and assigning special tasks </w:t>
            </w:r>
          </w:p>
        </w:tc>
        <w:tc>
          <w:tcPr>
            <w:tcW w:w="1375" w:type="dxa"/>
          </w:tcPr>
          <w:p w14:paraId="0082A276" w14:textId="641876C9" w:rsidR="00B54821" w:rsidRDefault="004C4B31" w:rsidP="00E54BCE">
            <w:pPr>
              <w:rPr>
                <w:rFonts w:eastAsia="ArialMT" w:cstheme="minorHAnsi"/>
                <w:sz w:val="24"/>
                <w:szCs w:val="24"/>
              </w:rPr>
            </w:pPr>
            <w:r>
              <w:rPr>
                <w:rFonts w:eastAsia="ArialMT" w:cstheme="minorHAnsi"/>
                <w:sz w:val="24"/>
                <w:szCs w:val="24"/>
              </w:rPr>
              <w:t>11/</w:t>
            </w:r>
            <w:r w:rsidR="004D674E">
              <w:rPr>
                <w:rFonts w:eastAsia="ArialMT" w:cstheme="minorHAnsi"/>
                <w:sz w:val="24"/>
                <w:szCs w:val="24"/>
              </w:rPr>
              <w:t>24</w:t>
            </w:r>
            <w:r>
              <w:rPr>
                <w:rFonts w:eastAsia="ArialMT" w:cstheme="minorHAnsi"/>
                <w:sz w:val="24"/>
                <w:szCs w:val="24"/>
              </w:rPr>
              <w:t>/2025</w:t>
            </w:r>
          </w:p>
        </w:tc>
        <w:tc>
          <w:tcPr>
            <w:tcW w:w="1375" w:type="dxa"/>
          </w:tcPr>
          <w:p w14:paraId="2E9F274A" w14:textId="16EF6878" w:rsidR="00B54821" w:rsidRDefault="004D674E" w:rsidP="00E54BCE">
            <w:pPr>
              <w:rPr>
                <w:rFonts w:eastAsia="ArialMT" w:cstheme="minorHAnsi"/>
                <w:sz w:val="24"/>
                <w:szCs w:val="24"/>
              </w:rPr>
            </w:pPr>
            <w:r>
              <w:rPr>
                <w:rFonts w:eastAsia="ArialMT" w:cstheme="minorHAnsi"/>
                <w:sz w:val="24"/>
                <w:szCs w:val="24"/>
              </w:rPr>
              <w:t>12/1/2025</w:t>
            </w:r>
          </w:p>
        </w:tc>
        <w:tc>
          <w:tcPr>
            <w:tcW w:w="1251" w:type="dxa"/>
          </w:tcPr>
          <w:p w14:paraId="576A1575" w14:textId="3539840B" w:rsidR="00A8609A" w:rsidRDefault="00A8609A" w:rsidP="00A8609A">
            <w:pPr>
              <w:rPr>
                <w:rFonts w:eastAsia="ArialMT"/>
                <w:sz w:val="24"/>
                <w:szCs w:val="24"/>
              </w:rPr>
            </w:pPr>
            <w:r w:rsidRPr="3DD54397">
              <w:rPr>
                <w:rFonts w:eastAsia="ArialMT"/>
                <w:sz w:val="24"/>
                <w:szCs w:val="24"/>
              </w:rPr>
              <w:t xml:space="preserve">T: 3 </w:t>
            </w:r>
            <w:proofErr w:type="spellStart"/>
            <w:r w:rsidRPr="3DD54397">
              <w:rPr>
                <w:rFonts w:eastAsia="ArialMT"/>
                <w:sz w:val="24"/>
                <w:szCs w:val="24"/>
              </w:rPr>
              <w:t>hrs</w:t>
            </w:r>
            <w:proofErr w:type="spellEnd"/>
            <w:r w:rsidRPr="3DD54397">
              <w:rPr>
                <w:rFonts w:eastAsia="ArialMT"/>
                <w:sz w:val="24"/>
                <w:szCs w:val="24"/>
              </w:rPr>
              <w:t xml:space="preserve"> </w:t>
            </w:r>
          </w:p>
          <w:p w14:paraId="1BC61DB8" w14:textId="707CDB3B" w:rsidR="00A8609A" w:rsidRDefault="00A8609A" w:rsidP="00A8609A">
            <w:pPr>
              <w:rPr>
                <w:rFonts w:eastAsia="ArialMT"/>
                <w:sz w:val="24"/>
                <w:szCs w:val="24"/>
              </w:rPr>
            </w:pPr>
            <w:r w:rsidRPr="3DD54397">
              <w:rPr>
                <w:rFonts w:eastAsia="ArialMT"/>
                <w:sz w:val="24"/>
                <w:szCs w:val="24"/>
              </w:rPr>
              <w:t xml:space="preserve">Natalie </w:t>
            </w:r>
          </w:p>
          <w:p w14:paraId="1A6EEB1F" w14:textId="564C4E55" w:rsidR="00A8609A" w:rsidRDefault="00A8609A" w:rsidP="00A8609A">
            <w:pPr>
              <w:rPr>
                <w:rFonts w:eastAsia="ArialMT"/>
                <w:sz w:val="24"/>
                <w:szCs w:val="24"/>
              </w:rPr>
            </w:pPr>
            <w:r w:rsidRPr="3DD54397">
              <w:rPr>
                <w:rFonts w:eastAsia="ArialMT"/>
                <w:sz w:val="24"/>
                <w:szCs w:val="24"/>
              </w:rPr>
              <w:t>Brice</w:t>
            </w:r>
          </w:p>
          <w:p w14:paraId="2C3EBE7C" w14:textId="0C633185" w:rsidR="00A8609A" w:rsidRDefault="00A8609A" w:rsidP="00A8609A">
            <w:pPr>
              <w:rPr>
                <w:rFonts w:eastAsia="ArialMT"/>
                <w:sz w:val="24"/>
                <w:szCs w:val="24"/>
              </w:rPr>
            </w:pPr>
            <w:r w:rsidRPr="3DD54397">
              <w:rPr>
                <w:rFonts w:eastAsia="ArialMT"/>
                <w:sz w:val="24"/>
                <w:szCs w:val="24"/>
              </w:rPr>
              <w:t xml:space="preserve">Vincent </w:t>
            </w:r>
          </w:p>
          <w:p w14:paraId="2AB311FC" w14:textId="16593B0D" w:rsidR="00B54821" w:rsidRDefault="00A8609A" w:rsidP="00E54BCE">
            <w:pPr>
              <w:rPr>
                <w:rFonts w:eastAsia="ArialMT"/>
                <w:sz w:val="24"/>
                <w:szCs w:val="24"/>
              </w:rPr>
            </w:pPr>
            <w:r w:rsidRPr="3DD54397">
              <w:rPr>
                <w:rFonts w:eastAsia="ArialMT"/>
                <w:sz w:val="24"/>
                <w:szCs w:val="24"/>
              </w:rPr>
              <w:t>Chris</w:t>
            </w:r>
          </w:p>
        </w:tc>
        <w:tc>
          <w:tcPr>
            <w:tcW w:w="1181" w:type="dxa"/>
          </w:tcPr>
          <w:p w14:paraId="32C5B632" w14:textId="236990CE" w:rsidR="00B54821" w:rsidRDefault="00505F01" w:rsidP="00E54BCE">
            <w:pPr>
              <w:rPr>
                <w:rFonts w:eastAsia="ArialMT" w:cstheme="minorHAnsi"/>
                <w:sz w:val="24"/>
                <w:szCs w:val="24"/>
              </w:rPr>
            </w:pPr>
            <w:r>
              <w:rPr>
                <w:rFonts w:eastAsia="ArialMT" w:cstheme="minorHAnsi"/>
                <w:sz w:val="24"/>
                <w:szCs w:val="24"/>
              </w:rPr>
              <w:t>Null</w:t>
            </w:r>
          </w:p>
        </w:tc>
        <w:tc>
          <w:tcPr>
            <w:tcW w:w="1454" w:type="dxa"/>
          </w:tcPr>
          <w:p w14:paraId="65EB5C7D" w14:textId="2978AE4B" w:rsidR="00B54821" w:rsidRDefault="00CD440D" w:rsidP="00E54BCE">
            <w:pPr>
              <w:rPr>
                <w:rFonts w:eastAsia="ArialMT" w:cstheme="minorHAnsi"/>
                <w:sz w:val="24"/>
                <w:szCs w:val="24"/>
              </w:rPr>
            </w:pPr>
            <w:r>
              <w:rPr>
                <w:rFonts w:eastAsia="ArialMT" w:cstheme="minorHAnsi"/>
                <w:sz w:val="24"/>
                <w:szCs w:val="24"/>
              </w:rPr>
              <w:t>Null</w:t>
            </w:r>
          </w:p>
        </w:tc>
      </w:tr>
      <w:tr w:rsidR="00786D2A" w14:paraId="4E5BD6AD" w14:textId="77777777" w:rsidTr="004D674E">
        <w:tc>
          <w:tcPr>
            <w:tcW w:w="800" w:type="dxa"/>
          </w:tcPr>
          <w:p w14:paraId="14C05A21" w14:textId="4F95C317" w:rsidR="00786D2A" w:rsidRDefault="00CD440D" w:rsidP="00E54BCE">
            <w:pPr>
              <w:rPr>
                <w:rFonts w:eastAsia="ArialMT" w:cstheme="minorHAnsi"/>
                <w:sz w:val="24"/>
                <w:szCs w:val="24"/>
              </w:rPr>
            </w:pPr>
            <w:r>
              <w:rPr>
                <w:rFonts w:eastAsia="ArialMT" w:cstheme="minorHAnsi"/>
                <w:sz w:val="24"/>
                <w:szCs w:val="24"/>
              </w:rPr>
              <w:t>13.8</w:t>
            </w:r>
          </w:p>
        </w:tc>
        <w:tc>
          <w:tcPr>
            <w:tcW w:w="1914" w:type="dxa"/>
          </w:tcPr>
          <w:p w14:paraId="324E5358" w14:textId="5A597E89" w:rsidR="00786D2A" w:rsidRDefault="00D14541" w:rsidP="00E54BCE">
            <w:pPr>
              <w:rPr>
                <w:rFonts w:eastAsia="ArialMT" w:cstheme="minorHAnsi"/>
                <w:sz w:val="24"/>
                <w:szCs w:val="24"/>
              </w:rPr>
            </w:pPr>
            <w:r>
              <w:rPr>
                <w:rFonts w:eastAsia="ArialMT" w:cstheme="minorHAnsi"/>
                <w:sz w:val="24"/>
                <w:szCs w:val="24"/>
              </w:rPr>
              <w:t>View and approve paystubs</w:t>
            </w:r>
          </w:p>
        </w:tc>
        <w:tc>
          <w:tcPr>
            <w:tcW w:w="1375" w:type="dxa"/>
          </w:tcPr>
          <w:p w14:paraId="01E02905" w14:textId="706D01C4" w:rsidR="00786D2A" w:rsidRDefault="004D674E" w:rsidP="00E54BCE">
            <w:pPr>
              <w:rPr>
                <w:rFonts w:eastAsia="ArialMT" w:cstheme="minorHAnsi"/>
                <w:sz w:val="24"/>
                <w:szCs w:val="24"/>
              </w:rPr>
            </w:pPr>
            <w:r>
              <w:rPr>
                <w:rFonts w:eastAsia="ArialMT" w:cstheme="minorHAnsi"/>
                <w:sz w:val="24"/>
                <w:szCs w:val="24"/>
              </w:rPr>
              <w:t>11/24/2025</w:t>
            </w:r>
          </w:p>
        </w:tc>
        <w:tc>
          <w:tcPr>
            <w:tcW w:w="1375" w:type="dxa"/>
          </w:tcPr>
          <w:p w14:paraId="0F925453" w14:textId="79877CB0" w:rsidR="00786D2A" w:rsidRDefault="004D674E" w:rsidP="00E54BCE">
            <w:pPr>
              <w:rPr>
                <w:rFonts w:eastAsia="ArialMT" w:cstheme="minorHAnsi"/>
                <w:sz w:val="24"/>
                <w:szCs w:val="24"/>
              </w:rPr>
            </w:pPr>
            <w:r>
              <w:rPr>
                <w:rFonts w:eastAsia="ArialMT" w:cstheme="minorHAnsi"/>
                <w:sz w:val="24"/>
                <w:szCs w:val="24"/>
              </w:rPr>
              <w:t>12/1/2025</w:t>
            </w:r>
          </w:p>
        </w:tc>
        <w:tc>
          <w:tcPr>
            <w:tcW w:w="1251" w:type="dxa"/>
          </w:tcPr>
          <w:p w14:paraId="6C7D936D" w14:textId="7577418B" w:rsidR="00A8609A" w:rsidRDefault="00A8609A" w:rsidP="00A8609A">
            <w:pPr>
              <w:rPr>
                <w:rFonts w:eastAsia="ArialMT"/>
                <w:sz w:val="24"/>
                <w:szCs w:val="24"/>
              </w:rPr>
            </w:pPr>
            <w:r w:rsidRPr="3DD54397">
              <w:rPr>
                <w:rFonts w:eastAsia="ArialMT"/>
                <w:sz w:val="24"/>
                <w:szCs w:val="24"/>
              </w:rPr>
              <w:t xml:space="preserve">T: 10 </w:t>
            </w:r>
            <w:proofErr w:type="spellStart"/>
            <w:r w:rsidRPr="3DD54397">
              <w:rPr>
                <w:rFonts w:eastAsia="ArialMT"/>
                <w:sz w:val="24"/>
                <w:szCs w:val="24"/>
              </w:rPr>
              <w:t>hrs</w:t>
            </w:r>
            <w:proofErr w:type="spellEnd"/>
            <w:r w:rsidRPr="3DD54397">
              <w:rPr>
                <w:rFonts w:eastAsia="ArialMT"/>
                <w:sz w:val="24"/>
                <w:szCs w:val="24"/>
              </w:rPr>
              <w:t xml:space="preserve"> </w:t>
            </w:r>
          </w:p>
          <w:p w14:paraId="288DAC9E" w14:textId="3F1C4136" w:rsidR="00A8609A" w:rsidRDefault="00A8609A" w:rsidP="00A8609A">
            <w:pPr>
              <w:rPr>
                <w:rFonts w:eastAsia="ArialMT"/>
                <w:sz w:val="24"/>
                <w:szCs w:val="24"/>
              </w:rPr>
            </w:pPr>
            <w:r w:rsidRPr="3DD54397">
              <w:rPr>
                <w:rFonts w:eastAsia="ArialMT"/>
                <w:sz w:val="24"/>
                <w:szCs w:val="24"/>
              </w:rPr>
              <w:t xml:space="preserve">Natalie </w:t>
            </w:r>
          </w:p>
          <w:p w14:paraId="7BB9ADC5" w14:textId="1A1D0B94" w:rsidR="00786D2A" w:rsidRDefault="00A8609A" w:rsidP="00E54BCE">
            <w:pPr>
              <w:rPr>
                <w:rFonts w:eastAsia="ArialMT"/>
                <w:sz w:val="24"/>
                <w:szCs w:val="24"/>
              </w:rPr>
            </w:pPr>
            <w:r w:rsidRPr="3DD54397">
              <w:rPr>
                <w:rFonts w:eastAsia="ArialMT"/>
                <w:sz w:val="24"/>
                <w:szCs w:val="24"/>
              </w:rPr>
              <w:t>Chris</w:t>
            </w:r>
            <w:r w:rsidR="002A32A3">
              <w:rPr>
                <w:rFonts w:eastAsia="ArialMT" w:cstheme="minorHAnsi"/>
                <w:sz w:val="24"/>
                <w:szCs w:val="24"/>
              </w:rPr>
              <w:t xml:space="preserve"> </w:t>
            </w:r>
          </w:p>
        </w:tc>
        <w:tc>
          <w:tcPr>
            <w:tcW w:w="1181" w:type="dxa"/>
          </w:tcPr>
          <w:p w14:paraId="1D4C6990" w14:textId="49C906B4" w:rsidR="00786D2A" w:rsidRDefault="00505F01" w:rsidP="00E54BCE">
            <w:pPr>
              <w:rPr>
                <w:rFonts w:eastAsia="ArialMT" w:cstheme="minorHAnsi"/>
                <w:sz w:val="24"/>
                <w:szCs w:val="24"/>
              </w:rPr>
            </w:pPr>
            <w:r>
              <w:rPr>
                <w:rFonts w:eastAsia="ArialMT" w:cstheme="minorHAnsi"/>
                <w:sz w:val="24"/>
                <w:szCs w:val="24"/>
              </w:rPr>
              <w:t>Null</w:t>
            </w:r>
          </w:p>
        </w:tc>
        <w:tc>
          <w:tcPr>
            <w:tcW w:w="1454" w:type="dxa"/>
          </w:tcPr>
          <w:p w14:paraId="177A6AB1" w14:textId="667C9703" w:rsidR="00786D2A" w:rsidRDefault="00CD440D" w:rsidP="00E54BCE">
            <w:pPr>
              <w:rPr>
                <w:rFonts w:eastAsia="ArialMT" w:cstheme="minorHAnsi"/>
                <w:sz w:val="24"/>
                <w:szCs w:val="24"/>
              </w:rPr>
            </w:pPr>
            <w:r>
              <w:rPr>
                <w:rFonts w:eastAsia="ArialMT" w:cstheme="minorHAnsi"/>
                <w:sz w:val="24"/>
                <w:szCs w:val="24"/>
              </w:rPr>
              <w:t>Null</w:t>
            </w:r>
          </w:p>
        </w:tc>
      </w:tr>
      <w:tr w:rsidR="00786D2A" w14:paraId="6E52460B" w14:textId="77777777" w:rsidTr="004D674E">
        <w:tc>
          <w:tcPr>
            <w:tcW w:w="800" w:type="dxa"/>
          </w:tcPr>
          <w:p w14:paraId="48CFB70F" w14:textId="42AA3ABB" w:rsidR="00786D2A" w:rsidRDefault="00CD440D" w:rsidP="00E54BCE">
            <w:pPr>
              <w:rPr>
                <w:rFonts w:eastAsia="ArialMT" w:cstheme="minorHAnsi"/>
                <w:sz w:val="24"/>
                <w:szCs w:val="24"/>
              </w:rPr>
            </w:pPr>
            <w:r>
              <w:rPr>
                <w:rFonts w:eastAsia="ArialMT" w:cstheme="minorHAnsi"/>
                <w:sz w:val="24"/>
                <w:szCs w:val="24"/>
              </w:rPr>
              <w:t>13.9</w:t>
            </w:r>
          </w:p>
        </w:tc>
        <w:tc>
          <w:tcPr>
            <w:tcW w:w="1914" w:type="dxa"/>
          </w:tcPr>
          <w:p w14:paraId="63AE85FA" w14:textId="0DE5ECE1" w:rsidR="00786D2A" w:rsidRDefault="00CF3B20" w:rsidP="00E54BCE">
            <w:pPr>
              <w:rPr>
                <w:rFonts w:eastAsia="ArialMT" w:cstheme="minorHAnsi"/>
                <w:sz w:val="24"/>
                <w:szCs w:val="24"/>
              </w:rPr>
            </w:pPr>
            <w:r>
              <w:rPr>
                <w:rFonts w:eastAsia="ArialMT" w:cstheme="minorHAnsi"/>
                <w:sz w:val="24"/>
                <w:szCs w:val="24"/>
              </w:rPr>
              <w:t xml:space="preserve">Employee directory </w:t>
            </w:r>
          </w:p>
        </w:tc>
        <w:tc>
          <w:tcPr>
            <w:tcW w:w="1375" w:type="dxa"/>
          </w:tcPr>
          <w:p w14:paraId="3956A542" w14:textId="2FF6A9E3" w:rsidR="00786D2A" w:rsidRDefault="004D674E" w:rsidP="00E54BCE">
            <w:pPr>
              <w:rPr>
                <w:rFonts w:eastAsia="ArialMT" w:cstheme="minorHAnsi"/>
                <w:sz w:val="24"/>
                <w:szCs w:val="24"/>
              </w:rPr>
            </w:pPr>
            <w:r>
              <w:rPr>
                <w:rFonts w:eastAsia="ArialMT" w:cstheme="minorHAnsi"/>
                <w:sz w:val="24"/>
                <w:szCs w:val="24"/>
              </w:rPr>
              <w:t>11/24/2025</w:t>
            </w:r>
          </w:p>
        </w:tc>
        <w:tc>
          <w:tcPr>
            <w:tcW w:w="1375" w:type="dxa"/>
          </w:tcPr>
          <w:p w14:paraId="4C0E9BDC" w14:textId="5DC75583" w:rsidR="00786D2A" w:rsidRDefault="004D674E" w:rsidP="00E54BCE">
            <w:pPr>
              <w:rPr>
                <w:rFonts w:eastAsia="ArialMT" w:cstheme="minorHAnsi"/>
                <w:sz w:val="24"/>
                <w:szCs w:val="24"/>
              </w:rPr>
            </w:pPr>
            <w:r>
              <w:rPr>
                <w:rFonts w:eastAsia="ArialMT" w:cstheme="minorHAnsi"/>
                <w:sz w:val="24"/>
                <w:szCs w:val="24"/>
              </w:rPr>
              <w:t>12/1/2025</w:t>
            </w:r>
          </w:p>
        </w:tc>
        <w:tc>
          <w:tcPr>
            <w:tcW w:w="1251" w:type="dxa"/>
          </w:tcPr>
          <w:p w14:paraId="350CF5D5" w14:textId="71D28C15" w:rsidR="00A8609A" w:rsidRDefault="00A8609A" w:rsidP="00A8609A">
            <w:pPr>
              <w:rPr>
                <w:rFonts w:eastAsia="ArialMT"/>
                <w:sz w:val="24"/>
                <w:szCs w:val="24"/>
              </w:rPr>
            </w:pPr>
            <w:r w:rsidRPr="3DD54397">
              <w:rPr>
                <w:rFonts w:eastAsia="ArialMT"/>
                <w:sz w:val="24"/>
                <w:szCs w:val="24"/>
              </w:rPr>
              <w:t xml:space="preserve">T: 9 </w:t>
            </w:r>
            <w:proofErr w:type="spellStart"/>
            <w:r w:rsidRPr="3DD54397">
              <w:rPr>
                <w:rFonts w:eastAsia="ArialMT"/>
                <w:sz w:val="24"/>
                <w:szCs w:val="24"/>
              </w:rPr>
              <w:t>hrs</w:t>
            </w:r>
            <w:proofErr w:type="spellEnd"/>
            <w:r w:rsidRPr="3DD54397">
              <w:rPr>
                <w:rFonts w:eastAsia="ArialMT"/>
                <w:sz w:val="24"/>
                <w:szCs w:val="24"/>
              </w:rPr>
              <w:t xml:space="preserve"> </w:t>
            </w:r>
          </w:p>
          <w:p w14:paraId="4C171D73" w14:textId="77777777" w:rsidR="00984FAC" w:rsidRDefault="002A32A3" w:rsidP="00A8609A">
            <w:pPr>
              <w:rPr>
                <w:rFonts w:eastAsia="ArialMT" w:cstheme="minorHAnsi"/>
                <w:sz w:val="24"/>
                <w:szCs w:val="24"/>
              </w:rPr>
            </w:pPr>
            <w:r>
              <w:rPr>
                <w:rFonts w:eastAsia="ArialMT" w:cstheme="minorHAnsi"/>
                <w:sz w:val="24"/>
                <w:szCs w:val="24"/>
              </w:rPr>
              <w:t xml:space="preserve">Chris </w:t>
            </w:r>
          </w:p>
          <w:p w14:paraId="677E1A51" w14:textId="4EDDED82" w:rsidR="00786D2A" w:rsidRDefault="00A8609A" w:rsidP="00E54BCE">
            <w:pPr>
              <w:rPr>
                <w:rFonts w:eastAsia="ArialMT"/>
                <w:sz w:val="24"/>
                <w:szCs w:val="24"/>
              </w:rPr>
            </w:pPr>
            <w:r w:rsidRPr="3DD54397">
              <w:rPr>
                <w:rFonts w:eastAsia="ArialMT"/>
                <w:sz w:val="24"/>
                <w:szCs w:val="24"/>
              </w:rPr>
              <w:t>Natalie</w:t>
            </w:r>
          </w:p>
        </w:tc>
        <w:tc>
          <w:tcPr>
            <w:tcW w:w="1181" w:type="dxa"/>
          </w:tcPr>
          <w:p w14:paraId="6BC475A2" w14:textId="4012F8FD" w:rsidR="00786D2A" w:rsidRDefault="00505F01" w:rsidP="00E54BCE">
            <w:pPr>
              <w:rPr>
                <w:rFonts w:eastAsia="ArialMT" w:cstheme="minorHAnsi"/>
                <w:sz w:val="24"/>
                <w:szCs w:val="24"/>
              </w:rPr>
            </w:pPr>
            <w:r>
              <w:rPr>
                <w:rFonts w:eastAsia="ArialMT" w:cstheme="minorHAnsi"/>
                <w:sz w:val="24"/>
                <w:szCs w:val="24"/>
              </w:rPr>
              <w:t>null</w:t>
            </w:r>
          </w:p>
        </w:tc>
        <w:tc>
          <w:tcPr>
            <w:tcW w:w="1454" w:type="dxa"/>
          </w:tcPr>
          <w:p w14:paraId="6AE1AA61" w14:textId="48A42EB4" w:rsidR="00786D2A" w:rsidRDefault="00505F01" w:rsidP="00E54BCE">
            <w:pPr>
              <w:rPr>
                <w:rFonts w:eastAsia="ArialMT" w:cstheme="minorHAnsi"/>
                <w:sz w:val="24"/>
                <w:szCs w:val="24"/>
              </w:rPr>
            </w:pPr>
            <w:r>
              <w:rPr>
                <w:rFonts w:eastAsia="ArialMT" w:cstheme="minorHAnsi"/>
                <w:sz w:val="24"/>
                <w:szCs w:val="24"/>
              </w:rPr>
              <w:t>null</w:t>
            </w:r>
          </w:p>
        </w:tc>
      </w:tr>
      <w:tr w:rsidR="00786D2A" w14:paraId="1AC19785" w14:textId="77777777" w:rsidTr="004D674E">
        <w:tc>
          <w:tcPr>
            <w:tcW w:w="800" w:type="dxa"/>
          </w:tcPr>
          <w:p w14:paraId="7C441AC4" w14:textId="51C2AB31" w:rsidR="00786D2A" w:rsidRDefault="00CD440D" w:rsidP="00E54BCE">
            <w:pPr>
              <w:rPr>
                <w:rFonts w:eastAsia="ArialMT" w:cstheme="minorHAnsi"/>
                <w:sz w:val="24"/>
                <w:szCs w:val="24"/>
              </w:rPr>
            </w:pPr>
            <w:r>
              <w:rPr>
                <w:rFonts w:eastAsia="ArialMT" w:cstheme="minorHAnsi"/>
                <w:sz w:val="24"/>
                <w:szCs w:val="24"/>
              </w:rPr>
              <w:t>14</w:t>
            </w:r>
          </w:p>
        </w:tc>
        <w:tc>
          <w:tcPr>
            <w:tcW w:w="1914" w:type="dxa"/>
          </w:tcPr>
          <w:p w14:paraId="5BC3BB00" w14:textId="4381E94A" w:rsidR="00786D2A" w:rsidRDefault="00CF3B20" w:rsidP="00E54BCE">
            <w:pPr>
              <w:rPr>
                <w:rFonts w:eastAsia="ArialMT" w:cstheme="minorHAnsi"/>
                <w:sz w:val="24"/>
                <w:szCs w:val="24"/>
              </w:rPr>
            </w:pPr>
            <w:r>
              <w:rPr>
                <w:rFonts w:eastAsia="ArialMT" w:cstheme="minorHAnsi"/>
                <w:sz w:val="24"/>
                <w:szCs w:val="24"/>
              </w:rPr>
              <w:t xml:space="preserve">Customer record </w:t>
            </w:r>
          </w:p>
        </w:tc>
        <w:tc>
          <w:tcPr>
            <w:tcW w:w="1375" w:type="dxa"/>
          </w:tcPr>
          <w:p w14:paraId="7EE9DB1E" w14:textId="21DC7C3D" w:rsidR="00786D2A" w:rsidRDefault="004D674E" w:rsidP="00E54BCE">
            <w:pPr>
              <w:rPr>
                <w:rFonts w:eastAsia="ArialMT" w:cstheme="minorHAnsi"/>
                <w:sz w:val="24"/>
                <w:szCs w:val="24"/>
              </w:rPr>
            </w:pPr>
            <w:r>
              <w:rPr>
                <w:rFonts w:eastAsia="ArialMT" w:cstheme="minorHAnsi"/>
                <w:sz w:val="24"/>
                <w:szCs w:val="24"/>
              </w:rPr>
              <w:t>11/24/2025</w:t>
            </w:r>
          </w:p>
        </w:tc>
        <w:tc>
          <w:tcPr>
            <w:tcW w:w="1375" w:type="dxa"/>
          </w:tcPr>
          <w:p w14:paraId="6C881238" w14:textId="432859E2" w:rsidR="00786D2A" w:rsidRDefault="004D674E" w:rsidP="00E54BCE">
            <w:pPr>
              <w:rPr>
                <w:rFonts w:eastAsia="ArialMT" w:cstheme="minorHAnsi"/>
                <w:sz w:val="24"/>
                <w:szCs w:val="24"/>
              </w:rPr>
            </w:pPr>
            <w:r>
              <w:rPr>
                <w:rFonts w:eastAsia="ArialMT" w:cstheme="minorHAnsi"/>
                <w:sz w:val="24"/>
                <w:szCs w:val="24"/>
              </w:rPr>
              <w:t>12/1/2025</w:t>
            </w:r>
          </w:p>
        </w:tc>
        <w:tc>
          <w:tcPr>
            <w:tcW w:w="1251" w:type="dxa"/>
          </w:tcPr>
          <w:p w14:paraId="5EBD5A03" w14:textId="037D2B99" w:rsidR="00A8609A" w:rsidRDefault="00A8609A" w:rsidP="00A8609A">
            <w:pPr>
              <w:rPr>
                <w:rFonts w:eastAsia="ArialMT"/>
                <w:sz w:val="24"/>
                <w:szCs w:val="24"/>
              </w:rPr>
            </w:pPr>
            <w:r w:rsidRPr="3DD54397">
              <w:rPr>
                <w:rFonts w:eastAsia="ArialMT"/>
                <w:sz w:val="24"/>
                <w:szCs w:val="24"/>
              </w:rPr>
              <w:t xml:space="preserve">T: 8 </w:t>
            </w:r>
            <w:proofErr w:type="spellStart"/>
            <w:r w:rsidRPr="3DD54397">
              <w:rPr>
                <w:rFonts w:eastAsia="ArialMT"/>
                <w:sz w:val="24"/>
                <w:szCs w:val="24"/>
              </w:rPr>
              <w:t>hrs</w:t>
            </w:r>
            <w:proofErr w:type="spellEnd"/>
            <w:r w:rsidRPr="3DD54397">
              <w:rPr>
                <w:rFonts w:eastAsia="ArialMT"/>
                <w:sz w:val="24"/>
                <w:szCs w:val="24"/>
              </w:rPr>
              <w:t xml:space="preserve"> </w:t>
            </w:r>
          </w:p>
          <w:p w14:paraId="21330AEB" w14:textId="2DB458C8" w:rsidR="00A8609A" w:rsidRDefault="002A32A3" w:rsidP="00A8609A">
            <w:pPr>
              <w:rPr>
                <w:rFonts w:eastAsia="ArialMT"/>
                <w:sz w:val="24"/>
                <w:szCs w:val="24"/>
              </w:rPr>
            </w:pPr>
            <w:r>
              <w:rPr>
                <w:rFonts w:eastAsia="ArialMT" w:cstheme="minorHAnsi"/>
                <w:sz w:val="24"/>
                <w:szCs w:val="24"/>
              </w:rPr>
              <w:t xml:space="preserve">Chris </w:t>
            </w:r>
          </w:p>
          <w:p w14:paraId="3B2FE628" w14:textId="78A54A3F" w:rsidR="00786D2A" w:rsidRDefault="00A8609A" w:rsidP="00E54BCE">
            <w:pPr>
              <w:rPr>
                <w:rFonts w:eastAsia="ArialMT"/>
                <w:sz w:val="24"/>
                <w:szCs w:val="24"/>
              </w:rPr>
            </w:pPr>
            <w:r w:rsidRPr="3DD54397">
              <w:rPr>
                <w:rFonts w:eastAsia="ArialMT"/>
                <w:sz w:val="24"/>
                <w:szCs w:val="24"/>
              </w:rPr>
              <w:t>Brice</w:t>
            </w:r>
            <w:r w:rsidR="002A32A3">
              <w:rPr>
                <w:rFonts w:eastAsia="ArialMT" w:cstheme="minorHAnsi"/>
                <w:sz w:val="24"/>
                <w:szCs w:val="24"/>
              </w:rPr>
              <w:t xml:space="preserve"> </w:t>
            </w:r>
          </w:p>
        </w:tc>
        <w:tc>
          <w:tcPr>
            <w:tcW w:w="1181" w:type="dxa"/>
          </w:tcPr>
          <w:p w14:paraId="379D5117" w14:textId="3E918E5C" w:rsidR="00786D2A" w:rsidRDefault="00505F01" w:rsidP="00E54BCE">
            <w:pPr>
              <w:rPr>
                <w:rFonts w:eastAsia="ArialMT" w:cstheme="minorHAnsi"/>
                <w:sz w:val="24"/>
                <w:szCs w:val="24"/>
              </w:rPr>
            </w:pPr>
            <w:r>
              <w:rPr>
                <w:rFonts w:eastAsia="ArialMT" w:cstheme="minorHAnsi"/>
                <w:sz w:val="24"/>
                <w:szCs w:val="24"/>
              </w:rPr>
              <w:t>Null</w:t>
            </w:r>
          </w:p>
        </w:tc>
        <w:tc>
          <w:tcPr>
            <w:tcW w:w="1454" w:type="dxa"/>
          </w:tcPr>
          <w:p w14:paraId="293CC0EA" w14:textId="1D618A9A" w:rsidR="00786D2A" w:rsidRDefault="00CD440D" w:rsidP="00E54BCE">
            <w:pPr>
              <w:rPr>
                <w:rFonts w:eastAsia="ArialMT" w:cstheme="minorHAnsi"/>
                <w:sz w:val="24"/>
                <w:szCs w:val="24"/>
              </w:rPr>
            </w:pPr>
            <w:r>
              <w:rPr>
                <w:rFonts w:eastAsia="ArialMT" w:cstheme="minorHAnsi"/>
                <w:sz w:val="24"/>
                <w:szCs w:val="24"/>
              </w:rPr>
              <w:t>Null</w:t>
            </w:r>
          </w:p>
        </w:tc>
      </w:tr>
      <w:tr w:rsidR="00786D2A" w14:paraId="64418093" w14:textId="77777777" w:rsidTr="004D674E">
        <w:tc>
          <w:tcPr>
            <w:tcW w:w="800" w:type="dxa"/>
          </w:tcPr>
          <w:p w14:paraId="023201F3" w14:textId="702EB15E" w:rsidR="00786D2A" w:rsidRDefault="00CD440D" w:rsidP="00E54BCE">
            <w:pPr>
              <w:rPr>
                <w:rFonts w:eastAsia="ArialMT" w:cstheme="minorHAnsi"/>
                <w:sz w:val="24"/>
                <w:szCs w:val="24"/>
              </w:rPr>
            </w:pPr>
            <w:r>
              <w:rPr>
                <w:rFonts w:eastAsia="ArialMT" w:cstheme="minorHAnsi"/>
                <w:sz w:val="24"/>
                <w:szCs w:val="24"/>
              </w:rPr>
              <w:t>15</w:t>
            </w:r>
          </w:p>
        </w:tc>
        <w:tc>
          <w:tcPr>
            <w:tcW w:w="1914" w:type="dxa"/>
          </w:tcPr>
          <w:p w14:paraId="53816DB7" w14:textId="05F81FC0" w:rsidR="00786D2A" w:rsidRDefault="00CF3B20" w:rsidP="00E54BCE">
            <w:pPr>
              <w:rPr>
                <w:rFonts w:eastAsia="ArialMT" w:cstheme="minorHAnsi"/>
                <w:sz w:val="24"/>
                <w:szCs w:val="24"/>
              </w:rPr>
            </w:pPr>
            <w:r>
              <w:rPr>
                <w:rFonts w:eastAsia="ArialMT" w:cstheme="minorHAnsi"/>
                <w:sz w:val="24"/>
                <w:szCs w:val="24"/>
              </w:rPr>
              <w:t xml:space="preserve">Employee record </w:t>
            </w:r>
          </w:p>
        </w:tc>
        <w:tc>
          <w:tcPr>
            <w:tcW w:w="1375" w:type="dxa"/>
          </w:tcPr>
          <w:p w14:paraId="275AE64B" w14:textId="6612257D" w:rsidR="00786D2A" w:rsidRDefault="004D674E" w:rsidP="00E54BCE">
            <w:pPr>
              <w:rPr>
                <w:rFonts w:eastAsia="ArialMT" w:cstheme="minorHAnsi"/>
                <w:sz w:val="24"/>
                <w:szCs w:val="24"/>
              </w:rPr>
            </w:pPr>
            <w:r>
              <w:rPr>
                <w:rFonts w:eastAsia="ArialMT" w:cstheme="minorHAnsi"/>
                <w:sz w:val="24"/>
                <w:szCs w:val="24"/>
              </w:rPr>
              <w:t>11/24/2025</w:t>
            </w:r>
          </w:p>
        </w:tc>
        <w:tc>
          <w:tcPr>
            <w:tcW w:w="1375" w:type="dxa"/>
          </w:tcPr>
          <w:p w14:paraId="6541896F" w14:textId="7E0CFE07" w:rsidR="00786D2A" w:rsidRDefault="004D674E" w:rsidP="00E54BCE">
            <w:pPr>
              <w:rPr>
                <w:rFonts w:eastAsia="ArialMT" w:cstheme="minorHAnsi"/>
                <w:sz w:val="24"/>
                <w:szCs w:val="24"/>
              </w:rPr>
            </w:pPr>
            <w:r>
              <w:rPr>
                <w:rFonts w:eastAsia="ArialMT" w:cstheme="minorHAnsi"/>
                <w:sz w:val="24"/>
                <w:szCs w:val="24"/>
              </w:rPr>
              <w:t>12/1/2025</w:t>
            </w:r>
          </w:p>
        </w:tc>
        <w:tc>
          <w:tcPr>
            <w:tcW w:w="1251" w:type="dxa"/>
          </w:tcPr>
          <w:p w14:paraId="741C2F13" w14:textId="33BB3139" w:rsidR="00A8609A" w:rsidRDefault="00A8609A" w:rsidP="00A8609A">
            <w:pPr>
              <w:rPr>
                <w:rFonts w:eastAsia="ArialMT"/>
                <w:sz w:val="24"/>
                <w:szCs w:val="24"/>
              </w:rPr>
            </w:pPr>
            <w:r w:rsidRPr="3DD54397">
              <w:rPr>
                <w:rFonts w:eastAsia="ArialMT"/>
                <w:sz w:val="24"/>
                <w:szCs w:val="24"/>
              </w:rPr>
              <w:t xml:space="preserve">T: 3 </w:t>
            </w:r>
            <w:proofErr w:type="spellStart"/>
            <w:r w:rsidRPr="3DD54397">
              <w:rPr>
                <w:rFonts w:eastAsia="ArialMT"/>
                <w:sz w:val="24"/>
                <w:szCs w:val="24"/>
              </w:rPr>
              <w:t>hrs</w:t>
            </w:r>
            <w:proofErr w:type="spellEnd"/>
            <w:r w:rsidRPr="3DD54397">
              <w:rPr>
                <w:rFonts w:eastAsia="ArialMT"/>
                <w:sz w:val="24"/>
                <w:szCs w:val="24"/>
              </w:rPr>
              <w:t xml:space="preserve"> </w:t>
            </w:r>
          </w:p>
          <w:p w14:paraId="7846E548" w14:textId="63474870" w:rsidR="00A8609A" w:rsidRDefault="00A8609A" w:rsidP="00A8609A">
            <w:pPr>
              <w:rPr>
                <w:rFonts w:eastAsia="ArialMT"/>
                <w:sz w:val="24"/>
                <w:szCs w:val="24"/>
              </w:rPr>
            </w:pPr>
            <w:r w:rsidRPr="3DD54397">
              <w:rPr>
                <w:rFonts w:eastAsia="ArialMT"/>
                <w:sz w:val="24"/>
                <w:szCs w:val="24"/>
              </w:rPr>
              <w:t xml:space="preserve">Natalie </w:t>
            </w:r>
          </w:p>
          <w:p w14:paraId="1E425E63" w14:textId="6EDA5651" w:rsidR="00786D2A" w:rsidRDefault="00A8609A" w:rsidP="00E54BCE">
            <w:pPr>
              <w:rPr>
                <w:rFonts w:eastAsia="ArialMT"/>
                <w:sz w:val="24"/>
                <w:szCs w:val="24"/>
              </w:rPr>
            </w:pPr>
            <w:r w:rsidRPr="3DD54397">
              <w:rPr>
                <w:rFonts w:eastAsia="ArialMT"/>
                <w:sz w:val="24"/>
                <w:szCs w:val="24"/>
              </w:rPr>
              <w:t>Brice</w:t>
            </w:r>
          </w:p>
        </w:tc>
        <w:tc>
          <w:tcPr>
            <w:tcW w:w="1181" w:type="dxa"/>
          </w:tcPr>
          <w:p w14:paraId="732BC77D" w14:textId="710F410D" w:rsidR="00786D2A" w:rsidRDefault="00505F01" w:rsidP="00E54BCE">
            <w:pPr>
              <w:rPr>
                <w:rFonts w:eastAsia="ArialMT" w:cstheme="minorHAnsi"/>
                <w:sz w:val="24"/>
                <w:szCs w:val="24"/>
              </w:rPr>
            </w:pPr>
            <w:r>
              <w:rPr>
                <w:rFonts w:eastAsia="ArialMT" w:cstheme="minorHAnsi"/>
                <w:sz w:val="24"/>
                <w:szCs w:val="24"/>
              </w:rPr>
              <w:t>null</w:t>
            </w:r>
          </w:p>
        </w:tc>
        <w:tc>
          <w:tcPr>
            <w:tcW w:w="1454" w:type="dxa"/>
            <w:tcBorders>
              <w:bottom w:val="single" w:sz="4" w:space="0" w:color="auto"/>
            </w:tcBorders>
          </w:tcPr>
          <w:p w14:paraId="71910A35" w14:textId="572B97E0" w:rsidR="00786D2A" w:rsidRDefault="00CD440D" w:rsidP="00E54BCE">
            <w:pPr>
              <w:rPr>
                <w:rFonts w:eastAsia="ArialMT" w:cstheme="minorHAnsi"/>
                <w:sz w:val="24"/>
                <w:szCs w:val="24"/>
              </w:rPr>
            </w:pPr>
            <w:r>
              <w:rPr>
                <w:rFonts w:eastAsia="ArialMT" w:cstheme="minorHAnsi"/>
                <w:sz w:val="24"/>
                <w:szCs w:val="24"/>
              </w:rPr>
              <w:t>Null</w:t>
            </w:r>
          </w:p>
        </w:tc>
      </w:tr>
    </w:tbl>
    <w:p w14:paraId="6D6D6C0C" w14:textId="77777777" w:rsidR="00E54BCE" w:rsidRDefault="00E54BCE" w:rsidP="00E54BCE">
      <w:pPr>
        <w:rPr>
          <w:rFonts w:eastAsia="ArialMT" w:cstheme="minorHAnsi"/>
          <w:sz w:val="24"/>
          <w:szCs w:val="24"/>
        </w:rPr>
      </w:pPr>
    </w:p>
    <w:p w14:paraId="78854206" w14:textId="77777777" w:rsidR="00526B16" w:rsidRDefault="00526B16" w:rsidP="00E54BCE">
      <w:pPr>
        <w:rPr>
          <w:rFonts w:eastAsia="ArialMT" w:cstheme="minorHAnsi"/>
          <w:sz w:val="24"/>
          <w:szCs w:val="24"/>
        </w:rPr>
      </w:pPr>
    </w:p>
    <w:p w14:paraId="585C06D1" w14:textId="77777777" w:rsidR="00526B16" w:rsidRDefault="00526B16" w:rsidP="00E54BCE">
      <w:pPr>
        <w:rPr>
          <w:rFonts w:eastAsia="ArialMT" w:cstheme="minorHAnsi"/>
          <w:sz w:val="24"/>
          <w:szCs w:val="24"/>
        </w:rPr>
      </w:pPr>
    </w:p>
    <w:p w14:paraId="67DE1BF1" w14:textId="77777777" w:rsidR="00526B16" w:rsidRDefault="00526B16" w:rsidP="00E54BCE">
      <w:pPr>
        <w:rPr>
          <w:rFonts w:eastAsia="ArialMT" w:cstheme="minorHAnsi"/>
          <w:sz w:val="24"/>
          <w:szCs w:val="24"/>
        </w:rPr>
      </w:pPr>
    </w:p>
    <w:p w14:paraId="6D0F3CC0" w14:textId="77777777" w:rsidR="00526B16" w:rsidRDefault="00526B16" w:rsidP="00E54BCE">
      <w:pPr>
        <w:rPr>
          <w:rFonts w:eastAsia="ArialMT" w:cstheme="minorHAnsi"/>
          <w:sz w:val="24"/>
          <w:szCs w:val="24"/>
        </w:rPr>
      </w:pPr>
    </w:p>
    <w:p w14:paraId="7C61D18E" w14:textId="77777777" w:rsidR="00526B16" w:rsidRDefault="00526B16" w:rsidP="00E54BCE">
      <w:pPr>
        <w:rPr>
          <w:rFonts w:eastAsia="ArialMT" w:cstheme="minorHAnsi"/>
          <w:sz w:val="24"/>
          <w:szCs w:val="24"/>
        </w:rPr>
      </w:pPr>
    </w:p>
    <w:p w14:paraId="5E2FDF1E" w14:textId="77777777" w:rsidR="00526B16" w:rsidRDefault="00526B16" w:rsidP="00E54BCE">
      <w:pPr>
        <w:rPr>
          <w:rFonts w:eastAsia="ArialMT" w:cstheme="minorHAnsi"/>
          <w:sz w:val="24"/>
          <w:szCs w:val="24"/>
        </w:rPr>
      </w:pPr>
    </w:p>
    <w:p w14:paraId="7A18D3EA" w14:textId="77777777" w:rsidR="00526B16" w:rsidRDefault="00526B16" w:rsidP="00E54BCE">
      <w:pPr>
        <w:rPr>
          <w:rFonts w:eastAsia="ArialMT" w:cstheme="minorHAnsi"/>
          <w:sz w:val="24"/>
          <w:szCs w:val="24"/>
        </w:rPr>
      </w:pPr>
    </w:p>
    <w:p w14:paraId="74872BBF" w14:textId="77777777" w:rsidR="00526B16" w:rsidRDefault="00526B16" w:rsidP="00E54BCE">
      <w:pPr>
        <w:rPr>
          <w:rFonts w:eastAsia="ArialMT" w:cstheme="minorHAnsi"/>
          <w:sz w:val="24"/>
          <w:szCs w:val="24"/>
        </w:rPr>
      </w:pPr>
    </w:p>
    <w:p w14:paraId="468F4E97" w14:textId="77777777" w:rsidR="00526B16" w:rsidRDefault="00526B16" w:rsidP="00E54BCE">
      <w:pPr>
        <w:rPr>
          <w:rFonts w:eastAsia="ArialMT" w:cstheme="minorHAnsi"/>
          <w:sz w:val="24"/>
          <w:szCs w:val="24"/>
        </w:rPr>
      </w:pPr>
    </w:p>
    <w:p w14:paraId="5B662CA8" w14:textId="77777777" w:rsidR="00526B16" w:rsidRDefault="00526B16" w:rsidP="00E54BCE">
      <w:pPr>
        <w:rPr>
          <w:rFonts w:eastAsia="ArialMT" w:cstheme="minorHAnsi"/>
          <w:sz w:val="24"/>
          <w:szCs w:val="24"/>
        </w:rPr>
      </w:pPr>
    </w:p>
    <w:p w14:paraId="0CB11CAE" w14:textId="77777777" w:rsidR="00297AAC" w:rsidRDefault="00297AAC" w:rsidP="00E54BCE">
      <w:pPr>
        <w:rPr>
          <w:rFonts w:eastAsia="ArialMT" w:cstheme="minorHAnsi"/>
          <w:sz w:val="24"/>
          <w:szCs w:val="24"/>
        </w:rPr>
        <w:sectPr w:rsidR="00297AAC" w:rsidSect="00D04FA6">
          <w:footerReference w:type="default" r:id="rId15"/>
          <w:footerReference w:type="first" r:id="rId16"/>
          <w:pgSz w:w="12240" w:h="15840"/>
          <w:pgMar w:top="1440" w:right="1440" w:bottom="1440" w:left="1440" w:header="720" w:footer="720" w:gutter="0"/>
          <w:cols w:space="720"/>
          <w:titlePg/>
          <w:docGrid w:linePitch="360"/>
        </w:sectPr>
      </w:pPr>
    </w:p>
    <w:p w14:paraId="19B462AC" w14:textId="77777777" w:rsidR="00415005" w:rsidDel="00154484" w:rsidRDefault="00415005" w:rsidP="00E54BCE">
      <w:pPr>
        <w:rPr>
          <w:del w:id="2" w:author="Vincent Moss" w:date="2025-09-20T23:18:00Z" w16du:dateUtc="2025-09-21T03:18:00Z"/>
          <w:rFonts w:eastAsia="ArialMT" w:cstheme="minorHAnsi"/>
          <w:sz w:val="24"/>
          <w:szCs w:val="24"/>
        </w:rPr>
      </w:pPr>
    </w:p>
    <w:p w14:paraId="7CA4BBFE" w14:textId="77777777" w:rsidR="00AD2183" w:rsidDel="00154484" w:rsidRDefault="00AD2183" w:rsidP="00E54BCE">
      <w:pPr>
        <w:rPr>
          <w:del w:id="3" w:author="Vincent Moss" w:date="2025-09-20T23:18:00Z" w16du:dateUtc="2025-09-21T03:18:00Z"/>
          <w:rFonts w:eastAsia="ArialMT" w:cstheme="minorHAnsi"/>
          <w:sz w:val="24"/>
          <w:szCs w:val="24"/>
        </w:rPr>
      </w:pPr>
    </w:p>
    <w:p w14:paraId="131E09BA" w14:textId="77777777" w:rsidR="00AD2183" w:rsidDel="00154484" w:rsidRDefault="00AD2183" w:rsidP="00E54BCE">
      <w:pPr>
        <w:rPr>
          <w:del w:id="4" w:author="Vincent Moss" w:date="2025-09-20T23:18:00Z" w16du:dateUtc="2025-09-21T03:18:00Z"/>
          <w:rFonts w:eastAsia="ArialMT" w:cstheme="minorHAnsi"/>
          <w:sz w:val="24"/>
          <w:szCs w:val="24"/>
        </w:rPr>
      </w:pPr>
    </w:p>
    <w:p w14:paraId="64BE3731" w14:textId="77777777" w:rsidR="00AD2183" w:rsidDel="00154484" w:rsidRDefault="00AD2183" w:rsidP="00E54BCE">
      <w:pPr>
        <w:rPr>
          <w:del w:id="5" w:author="Vincent Moss" w:date="2025-09-20T23:18:00Z" w16du:dateUtc="2025-09-21T03:18:00Z"/>
          <w:rFonts w:eastAsia="ArialMT" w:cstheme="minorHAnsi"/>
          <w:sz w:val="24"/>
          <w:szCs w:val="24"/>
        </w:rPr>
      </w:pPr>
    </w:p>
    <w:p w14:paraId="07331904" w14:textId="77777777" w:rsidR="00AD2183" w:rsidDel="00154484" w:rsidRDefault="00AD2183" w:rsidP="00E54BCE">
      <w:pPr>
        <w:rPr>
          <w:del w:id="6" w:author="Vincent Moss" w:date="2025-09-20T23:18:00Z" w16du:dateUtc="2025-09-21T03:18:00Z"/>
          <w:rFonts w:eastAsia="ArialMT" w:cstheme="minorHAnsi"/>
          <w:sz w:val="24"/>
          <w:szCs w:val="24"/>
        </w:rPr>
      </w:pPr>
    </w:p>
    <w:p w14:paraId="712E2A21" w14:textId="77777777" w:rsidR="00AD2183" w:rsidDel="00154484" w:rsidRDefault="00AD2183" w:rsidP="00E54BCE">
      <w:pPr>
        <w:rPr>
          <w:del w:id="7" w:author="Vincent Moss" w:date="2025-09-20T23:18:00Z" w16du:dateUtc="2025-09-21T03:18:00Z"/>
          <w:rFonts w:eastAsia="ArialMT" w:cstheme="minorHAnsi"/>
          <w:sz w:val="24"/>
          <w:szCs w:val="24"/>
        </w:rPr>
      </w:pPr>
    </w:p>
    <w:p w14:paraId="600E6CD8" w14:textId="77777777" w:rsidR="00AD2183" w:rsidDel="00154484" w:rsidRDefault="00AD2183" w:rsidP="00E54BCE">
      <w:pPr>
        <w:rPr>
          <w:del w:id="8" w:author="Vincent Moss" w:date="2025-09-20T23:18:00Z" w16du:dateUtc="2025-09-21T03:18:00Z"/>
          <w:rFonts w:eastAsia="ArialMT" w:cstheme="minorHAnsi"/>
          <w:sz w:val="24"/>
          <w:szCs w:val="24"/>
        </w:rPr>
      </w:pPr>
    </w:p>
    <w:p w14:paraId="56D92161" w14:textId="77777777" w:rsidR="00AD2183" w:rsidDel="00154484" w:rsidRDefault="00AD2183" w:rsidP="00E54BCE">
      <w:pPr>
        <w:rPr>
          <w:del w:id="9" w:author="Vincent Moss" w:date="2025-09-20T23:18:00Z" w16du:dateUtc="2025-09-21T03:18:00Z"/>
          <w:rFonts w:eastAsia="ArialMT" w:cstheme="minorHAnsi"/>
          <w:sz w:val="24"/>
          <w:szCs w:val="24"/>
        </w:rPr>
      </w:pPr>
    </w:p>
    <w:p w14:paraId="20BADA61" w14:textId="77777777" w:rsidR="00AD2183" w:rsidDel="00154484" w:rsidRDefault="00AD2183" w:rsidP="00E54BCE">
      <w:pPr>
        <w:rPr>
          <w:del w:id="10" w:author="Vincent Moss" w:date="2025-09-20T23:18:00Z" w16du:dateUtc="2025-09-21T03:18:00Z"/>
          <w:rFonts w:eastAsia="ArialMT" w:cstheme="minorHAnsi"/>
          <w:sz w:val="24"/>
          <w:szCs w:val="24"/>
        </w:rPr>
      </w:pPr>
    </w:p>
    <w:p w14:paraId="4F61DD30" w14:textId="77777777" w:rsidR="00AD2183" w:rsidDel="00154484" w:rsidRDefault="00AD2183" w:rsidP="00E54BCE">
      <w:pPr>
        <w:rPr>
          <w:del w:id="11" w:author="Vincent Moss" w:date="2025-09-20T23:18:00Z" w16du:dateUtc="2025-09-21T03:18:00Z"/>
          <w:rFonts w:eastAsia="ArialMT" w:cstheme="minorHAnsi"/>
          <w:sz w:val="24"/>
          <w:szCs w:val="24"/>
        </w:rPr>
      </w:pPr>
    </w:p>
    <w:p w14:paraId="63EC8359" w14:textId="77777777" w:rsidR="00AD2183" w:rsidDel="00154484" w:rsidRDefault="00AD2183" w:rsidP="00E54BCE">
      <w:pPr>
        <w:rPr>
          <w:del w:id="12" w:author="Vincent Moss" w:date="2025-09-20T23:18:00Z" w16du:dateUtc="2025-09-21T03:18:00Z"/>
          <w:rFonts w:eastAsia="ArialMT" w:cstheme="minorHAnsi"/>
          <w:sz w:val="24"/>
          <w:szCs w:val="24"/>
        </w:rPr>
      </w:pPr>
    </w:p>
    <w:p w14:paraId="28B2CB88" w14:textId="77777777" w:rsidR="00AD2183" w:rsidDel="00154484" w:rsidRDefault="00AD2183" w:rsidP="00E54BCE">
      <w:pPr>
        <w:rPr>
          <w:del w:id="13" w:author="Vincent Moss" w:date="2025-09-20T23:18:00Z" w16du:dateUtc="2025-09-21T03:18:00Z"/>
          <w:rFonts w:eastAsia="ArialMT" w:cstheme="minorHAnsi"/>
          <w:sz w:val="24"/>
          <w:szCs w:val="24"/>
        </w:rPr>
      </w:pPr>
    </w:p>
    <w:p w14:paraId="4D2E1FF0" w14:textId="77777777" w:rsidR="00AD2183" w:rsidDel="00154484" w:rsidRDefault="00AD2183" w:rsidP="00E54BCE">
      <w:pPr>
        <w:rPr>
          <w:del w:id="14" w:author="Vincent Moss" w:date="2025-09-20T23:18:00Z" w16du:dateUtc="2025-09-21T03:18:00Z"/>
          <w:rFonts w:eastAsia="ArialMT" w:cstheme="minorHAnsi"/>
          <w:sz w:val="24"/>
          <w:szCs w:val="24"/>
        </w:rPr>
      </w:pPr>
    </w:p>
    <w:p w14:paraId="047884BC" w14:textId="77777777" w:rsidR="00AD2183" w:rsidDel="00154484" w:rsidRDefault="00AD2183" w:rsidP="00E54BCE">
      <w:pPr>
        <w:rPr>
          <w:del w:id="15" w:author="Vincent Moss" w:date="2025-09-20T23:18:00Z" w16du:dateUtc="2025-09-21T03:18:00Z"/>
          <w:rFonts w:eastAsia="ArialMT" w:cstheme="minorHAnsi"/>
          <w:sz w:val="24"/>
          <w:szCs w:val="24"/>
        </w:rPr>
      </w:pPr>
    </w:p>
    <w:p w14:paraId="7F5145B5" w14:textId="77777777" w:rsidR="00AD2183" w:rsidDel="00154484" w:rsidRDefault="00AD2183" w:rsidP="00E54BCE">
      <w:pPr>
        <w:rPr>
          <w:del w:id="16" w:author="Vincent Moss" w:date="2025-09-20T23:18:00Z" w16du:dateUtc="2025-09-21T03:18:00Z"/>
          <w:rFonts w:eastAsia="ArialMT" w:cstheme="minorHAnsi"/>
          <w:sz w:val="24"/>
          <w:szCs w:val="24"/>
        </w:rPr>
      </w:pPr>
    </w:p>
    <w:p w14:paraId="5C2DDAA2" w14:textId="77777777" w:rsidR="00AD2183" w:rsidDel="00891665" w:rsidRDefault="00AD2183" w:rsidP="00E54BCE">
      <w:pPr>
        <w:rPr>
          <w:del w:id="17" w:author="Vincent Moss" w:date="2025-09-20T23:18:00Z" w16du:dateUtc="2025-09-21T03:18:00Z"/>
          <w:rFonts w:eastAsia="ArialMT" w:cstheme="minorHAnsi"/>
          <w:sz w:val="24"/>
          <w:szCs w:val="24"/>
        </w:rPr>
      </w:pPr>
    </w:p>
    <w:p w14:paraId="5C27CD05" w14:textId="77777777" w:rsidR="00AD2183" w:rsidDel="00891665" w:rsidRDefault="00AD2183" w:rsidP="00E54BCE">
      <w:pPr>
        <w:rPr>
          <w:del w:id="18" w:author="Vincent Moss" w:date="2025-09-20T23:18:00Z" w16du:dateUtc="2025-09-21T03:18:00Z"/>
          <w:rFonts w:eastAsia="ArialMT" w:cstheme="minorHAnsi"/>
          <w:sz w:val="24"/>
          <w:szCs w:val="24"/>
        </w:rPr>
      </w:pPr>
    </w:p>
    <w:p w14:paraId="408116A4" w14:textId="77777777" w:rsidR="00AD2183" w:rsidDel="00891665" w:rsidRDefault="00AD2183" w:rsidP="00E54BCE">
      <w:pPr>
        <w:rPr>
          <w:del w:id="19" w:author="Vincent Moss" w:date="2025-09-20T23:18:00Z" w16du:dateUtc="2025-09-21T03:18:00Z"/>
          <w:rFonts w:eastAsia="ArialMT" w:cstheme="minorHAnsi"/>
          <w:sz w:val="24"/>
          <w:szCs w:val="24"/>
        </w:rPr>
      </w:pPr>
    </w:p>
    <w:p w14:paraId="27C3E1E8" w14:textId="5D548E12" w:rsidR="00AD2183" w:rsidDel="00891665" w:rsidRDefault="00AD2183" w:rsidP="00E54BCE">
      <w:pPr>
        <w:rPr>
          <w:del w:id="20" w:author="Vincent Moss" w:date="2025-09-20T23:18:00Z" w16du:dateUtc="2025-09-21T03:18:00Z"/>
          <w:rFonts w:eastAsia="ArialMT" w:cstheme="minorHAnsi"/>
          <w:sz w:val="24"/>
          <w:szCs w:val="24"/>
        </w:rPr>
      </w:pPr>
    </w:p>
    <w:p w14:paraId="32BA3F55" w14:textId="0737E9BC" w:rsidR="00DD55F9" w:rsidRPr="00254F93" w:rsidRDefault="006E36D7" w:rsidP="00254F93">
      <w:pPr>
        <w:pStyle w:val="Heading2"/>
      </w:pPr>
      <w:bookmarkStart w:id="21" w:name="_Toc209304405"/>
      <w:r w:rsidRPr="00254F93">
        <w:t>Gantt Chart:</w:t>
      </w:r>
      <w:bookmarkEnd w:id="21"/>
    </w:p>
    <w:p w14:paraId="16299B99" w14:textId="0CF6FE78" w:rsidR="00CA430F" w:rsidRDefault="00AD2183" w:rsidP="34BBEF0D">
      <w:pPr>
        <w:spacing w:after="0" w:line="240" w:lineRule="auto"/>
        <w:rPr>
          <w:del w:id="22" w:author="Vincent Moss" w:date="2025-09-21T00:53:00Z" w16du:dateUtc="2025-09-21T00:53:13Z"/>
          <w:rFonts w:eastAsia="Arial-BoldMT"/>
          <w:sz w:val="24"/>
          <w:szCs w:val="24"/>
        </w:rPr>
      </w:pPr>
      <w:r w:rsidRPr="00AD2183">
        <w:rPr>
          <w:rFonts w:eastAsia="Arial-BoldMT"/>
          <w:noProof/>
          <w:sz w:val="24"/>
          <w:szCs w:val="24"/>
        </w:rPr>
        <w:drawing>
          <wp:inline distT="0" distB="0" distL="0" distR="0" wp14:anchorId="7A8CE781" wp14:editId="61450E68">
            <wp:extent cx="5943600" cy="1990725"/>
            <wp:effectExtent l="0" t="0" r="0" b="9525"/>
            <wp:docPr id="1259230972"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0972" name="Picture 1" descr="A graph with a bar chart&#10;&#10;AI-generated content may be incorrect."/>
                    <pic:cNvPicPr/>
                  </pic:nvPicPr>
                  <pic:blipFill>
                    <a:blip r:embed="rId17"/>
                    <a:stretch>
                      <a:fillRect/>
                    </a:stretch>
                  </pic:blipFill>
                  <pic:spPr>
                    <a:xfrm>
                      <a:off x="0" y="0"/>
                      <a:ext cx="5943600" cy="1990725"/>
                    </a:xfrm>
                    <a:prstGeom prst="rect">
                      <a:avLst/>
                    </a:prstGeom>
                  </pic:spPr>
                </pic:pic>
              </a:graphicData>
            </a:graphic>
          </wp:inline>
        </w:drawing>
      </w:r>
    </w:p>
    <w:p w14:paraId="06BDAFF0" w14:textId="77777777" w:rsidR="00CA430F" w:rsidRDefault="00CA430F" w:rsidP="34BBEF0D">
      <w:pPr>
        <w:spacing w:after="0" w:line="240" w:lineRule="auto"/>
        <w:rPr>
          <w:rFonts w:eastAsia="Arial-BoldMT"/>
          <w:sz w:val="24"/>
          <w:szCs w:val="24"/>
        </w:rPr>
      </w:pPr>
    </w:p>
    <w:p w14:paraId="1A5F9DE0" w14:textId="77777777" w:rsidR="00CA430F" w:rsidRDefault="00CA430F" w:rsidP="34BBEF0D">
      <w:pPr>
        <w:spacing w:after="0" w:line="240" w:lineRule="auto"/>
        <w:rPr>
          <w:rFonts w:eastAsia="Arial-BoldMT"/>
          <w:sz w:val="24"/>
          <w:szCs w:val="24"/>
        </w:rPr>
      </w:pPr>
    </w:p>
    <w:p w14:paraId="4715611E" w14:textId="77777777" w:rsidR="00CA430F" w:rsidRDefault="00CA430F" w:rsidP="34BBEF0D">
      <w:pPr>
        <w:spacing w:after="0" w:line="240" w:lineRule="auto"/>
        <w:rPr>
          <w:rFonts w:eastAsia="Arial-BoldMT"/>
          <w:sz w:val="24"/>
          <w:szCs w:val="24"/>
        </w:rPr>
      </w:pPr>
    </w:p>
    <w:p w14:paraId="7CD7CF37" w14:textId="381B8E32" w:rsidR="00CA430F" w:rsidRDefault="00891665" w:rsidP="34BBEF0D">
      <w:pPr>
        <w:spacing w:after="0" w:line="240" w:lineRule="auto"/>
        <w:rPr>
          <w:rFonts w:eastAsia="Arial-BoldMT"/>
          <w:sz w:val="24"/>
          <w:szCs w:val="24"/>
        </w:rPr>
      </w:pPr>
      <w:ins w:id="23" w:author="Vincent Moss" w:date="2025-09-20T23:18:00Z" w16du:dateUtc="2025-09-21T03:18:00Z">
        <w:r w:rsidRPr="00891665">
          <w:rPr>
            <w:rFonts w:eastAsia="Arial-BoldMT"/>
            <w:noProof/>
            <w:sz w:val="24"/>
            <w:szCs w:val="24"/>
          </w:rPr>
          <w:drawing>
            <wp:inline distT="0" distB="0" distL="0" distR="0" wp14:anchorId="142AF4C0" wp14:editId="71CC051C">
              <wp:extent cx="5943600" cy="2230120"/>
              <wp:effectExtent l="0" t="0" r="0" b="0"/>
              <wp:docPr id="2031138893" name="Picture 1" descr="A graph with a grid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38893" name="Picture 1" descr="A graph with a grid and a diagram&#10;&#10;AI-generated content may be incorrect."/>
                      <pic:cNvPicPr/>
                    </pic:nvPicPr>
                    <pic:blipFill>
                      <a:blip r:embed="rId18"/>
                      <a:stretch>
                        <a:fillRect/>
                      </a:stretch>
                    </pic:blipFill>
                    <pic:spPr>
                      <a:xfrm>
                        <a:off x="0" y="0"/>
                        <a:ext cx="5943600" cy="2230120"/>
                      </a:xfrm>
                      <a:prstGeom prst="rect">
                        <a:avLst/>
                      </a:prstGeom>
                    </pic:spPr>
                  </pic:pic>
                </a:graphicData>
              </a:graphic>
            </wp:inline>
          </w:drawing>
        </w:r>
      </w:ins>
    </w:p>
    <w:p w14:paraId="611362F7" w14:textId="77777777" w:rsidR="00CA430F" w:rsidRDefault="00CA430F" w:rsidP="34BBEF0D">
      <w:pPr>
        <w:spacing w:after="0" w:line="240" w:lineRule="auto"/>
        <w:rPr>
          <w:rFonts w:eastAsia="Arial-BoldMT"/>
          <w:sz w:val="24"/>
          <w:szCs w:val="24"/>
        </w:rPr>
      </w:pPr>
    </w:p>
    <w:p w14:paraId="0843F1DA" w14:textId="77777777" w:rsidR="00CA430F" w:rsidRDefault="00CA430F" w:rsidP="34BBEF0D">
      <w:pPr>
        <w:spacing w:after="0" w:line="240" w:lineRule="auto"/>
        <w:rPr>
          <w:rFonts w:eastAsia="Arial-BoldMT"/>
          <w:sz w:val="24"/>
          <w:szCs w:val="24"/>
        </w:rPr>
      </w:pPr>
    </w:p>
    <w:p w14:paraId="2E4D9AF7" w14:textId="77777777" w:rsidR="00CA430F" w:rsidRDefault="00CA430F" w:rsidP="34BBEF0D">
      <w:pPr>
        <w:spacing w:after="0" w:line="240" w:lineRule="auto"/>
        <w:rPr>
          <w:rFonts w:eastAsia="Arial-BoldMT"/>
          <w:sz w:val="24"/>
          <w:szCs w:val="24"/>
        </w:rPr>
      </w:pPr>
    </w:p>
    <w:p w14:paraId="4FF7370F" w14:textId="77777777" w:rsidR="00415005" w:rsidRDefault="00415005" w:rsidP="34BBEF0D">
      <w:pPr>
        <w:spacing w:after="0" w:line="240" w:lineRule="auto"/>
        <w:rPr>
          <w:rFonts w:eastAsia="Arial-BoldMT"/>
          <w:sz w:val="24"/>
          <w:szCs w:val="24"/>
        </w:rPr>
      </w:pPr>
    </w:p>
    <w:p w14:paraId="04C837FF" w14:textId="77777777" w:rsidR="00415005" w:rsidRDefault="00415005" w:rsidP="34BBEF0D">
      <w:pPr>
        <w:spacing w:after="0" w:line="240" w:lineRule="auto"/>
        <w:rPr>
          <w:rFonts w:eastAsia="Arial-BoldMT"/>
          <w:sz w:val="24"/>
          <w:szCs w:val="24"/>
        </w:rPr>
      </w:pPr>
    </w:p>
    <w:p w14:paraId="2593414A" w14:textId="77777777" w:rsidR="00415005" w:rsidRDefault="00415005" w:rsidP="34BBEF0D">
      <w:pPr>
        <w:spacing w:after="0" w:line="240" w:lineRule="auto"/>
        <w:rPr>
          <w:rFonts w:eastAsia="Arial-BoldMT"/>
          <w:sz w:val="24"/>
          <w:szCs w:val="24"/>
        </w:rPr>
      </w:pPr>
    </w:p>
    <w:p w14:paraId="318CA3A3" w14:textId="77777777" w:rsidR="00415005" w:rsidRDefault="00415005" w:rsidP="34BBEF0D">
      <w:pPr>
        <w:spacing w:after="0" w:line="240" w:lineRule="auto"/>
        <w:rPr>
          <w:rFonts w:eastAsia="Arial-BoldMT"/>
          <w:sz w:val="24"/>
          <w:szCs w:val="24"/>
        </w:rPr>
      </w:pPr>
    </w:p>
    <w:p w14:paraId="58991440" w14:textId="77777777" w:rsidR="00415005" w:rsidRDefault="00415005" w:rsidP="34BBEF0D">
      <w:pPr>
        <w:spacing w:after="0" w:line="240" w:lineRule="auto"/>
        <w:rPr>
          <w:rFonts w:eastAsia="Arial-BoldMT"/>
          <w:sz w:val="24"/>
          <w:szCs w:val="24"/>
        </w:rPr>
      </w:pPr>
    </w:p>
    <w:p w14:paraId="46510C45" w14:textId="77777777" w:rsidR="00415005" w:rsidRDefault="00415005" w:rsidP="34BBEF0D">
      <w:pPr>
        <w:spacing w:after="0" w:line="240" w:lineRule="auto"/>
        <w:rPr>
          <w:rFonts w:eastAsia="Arial-BoldMT"/>
          <w:sz w:val="24"/>
          <w:szCs w:val="24"/>
        </w:rPr>
      </w:pPr>
    </w:p>
    <w:p w14:paraId="634031B1" w14:textId="77777777" w:rsidR="00415005" w:rsidRDefault="00415005" w:rsidP="34BBEF0D">
      <w:pPr>
        <w:spacing w:after="0" w:line="240" w:lineRule="auto"/>
        <w:rPr>
          <w:rFonts w:eastAsia="Arial-BoldMT"/>
          <w:sz w:val="24"/>
          <w:szCs w:val="24"/>
        </w:rPr>
      </w:pPr>
    </w:p>
    <w:p w14:paraId="35A5DC8A" w14:textId="77777777" w:rsidR="00415005" w:rsidRDefault="00415005" w:rsidP="34BBEF0D">
      <w:pPr>
        <w:spacing w:after="0" w:line="240" w:lineRule="auto"/>
        <w:rPr>
          <w:rFonts w:eastAsia="Arial-BoldMT"/>
          <w:sz w:val="24"/>
          <w:szCs w:val="24"/>
        </w:rPr>
      </w:pPr>
    </w:p>
    <w:p w14:paraId="23E54D9A" w14:textId="77777777" w:rsidR="00415005" w:rsidRDefault="00415005" w:rsidP="34BBEF0D">
      <w:pPr>
        <w:spacing w:after="0" w:line="240" w:lineRule="auto"/>
        <w:rPr>
          <w:rFonts w:eastAsia="Arial-BoldMT"/>
          <w:sz w:val="24"/>
          <w:szCs w:val="24"/>
        </w:rPr>
      </w:pPr>
    </w:p>
    <w:p w14:paraId="3426AE49" w14:textId="77777777" w:rsidR="00415005" w:rsidRDefault="00415005" w:rsidP="34BBEF0D">
      <w:pPr>
        <w:spacing w:after="0" w:line="240" w:lineRule="auto"/>
        <w:rPr>
          <w:rFonts w:eastAsia="Arial-BoldMT"/>
          <w:sz w:val="24"/>
          <w:szCs w:val="24"/>
        </w:rPr>
      </w:pPr>
    </w:p>
    <w:p w14:paraId="4ACC7AE8" w14:textId="77777777" w:rsidR="00415005" w:rsidRDefault="00415005" w:rsidP="34BBEF0D">
      <w:pPr>
        <w:spacing w:after="0" w:line="240" w:lineRule="auto"/>
        <w:rPr>
          <w:rFonts w:eastAsia="Arial-BoldMT"/>
          <w:sz w:val="24"/>
          <w:szCs w:val="24"/>
        </w:rPr>
      </w:pPr>
    </w:p>
    <w:p w14:paraId="45D10B84" w14:textId="77777777" w:rsidR="00415005" w:rsidRDefault="00415005" w:rsidP="34BBEF0D">
      <w:pPr>
        <w:spacing w:after="0" w:line="240" w:lineRule="auto"/>
        <w:rPr>
          <w:rFonts w:eastAsia="Arial-BoldMT"/>
          <w:sz w:val="24"/>
          <w:szCs w:val="24"/>
        </w:rPr>
      </w:pPr>
    </w:p>
    <w:p w14:paraId="2A688F32" w14:textId="77777777" w:rsidR="00415005" w:rsidRDefault="00415005" w:rsidP="34BBEF0D">
      <w:pPr>
        <w:spacing w:after="0" w:line="240" w:lineRule="auto"/>
        <w:rPr>
          <w:rFonts w:eastAsia="Arial-BoldMT"/>
          <w:sz w:val="24"/>
          <w:szCs w:val="24"/>
        </w:rPr>
      </w:pPr>
    </w:p>
    <w:p w14:paraId="6C358229" w14:textId="77777777" w:rsidR="00CA430F" w:rsidRDefault="00CA430F" w:rsidP="34BBEF0D">
      <w:pPr>
        <w:spacing w:after="0" w:line="240" w:lineRule="auto"/>
        <w:rPr>
          <w:rFonts w:eastAsia="Arial-BoldMT"/>
          <w:sz w:val="24"/>
          <w:szCs w:val="24"/>
        </w:rPr>
      </w:pPr>
    </w:p>
    <w:p w14:paraId="262AE20D" w14:textId="77777777" w:rsidR="00CE3B57" w:rsidRDefault="00CE3B57" w:rsidP="34BBEF0D">
      <w:pPr>
        <w:spacing w:after="0" w:line="240" w:lineRule="auto"/>
        <w:rPr>
          <w:rFonts w:eastAsia="Arial-BoldMT"/>
          <w:sz w:val="24"/>
          <w:szCs w:val="24"/>
        </w:rPr>
      </w:pPr>
    </w:p>
    <w:p w14:paraId="084A2B3D" w14:textId="77777777" w:rsidR="00415005" w:rsidRDefault="00415005" w:rsidP="34BBEF0D">
      <w:pPr>
        <w:spacing w:after="0" w:line="240" w:lineRule="auto"/>
        <w:rPr>
          <w:rFonts w:eastAsia="Arial-BoldMT"/>
          <w:sz w:val="24"/>
          <w:szCs w:val="24"/>
        </w:rPr>
        <w:sectPr w:rsidR="00415005" w:rsidSect="00D04FA6">
          <w:footerReference w:type="first" r:id="rId19"/>
          <w:pgSz w:w="12240" w:h="15840"/>
          <w:pgMar w:top="1440" w:right="1440" w:bottom="1440" w:left="1440" w:header="720" w:footer="720" w:gutter="0"/>
          <w:cols w:space="720"/>
          <w:titlePg/>
          <w:docGrid w:linePitch="360"/>
        </w:sectPr>
      </w:pPr>
    </w:p>
    <w:p w14:paraId="46B2B1AD" w14:textId="5D6D7C47" w:rsidR="004E4C75" w:rsidRPr="004E4C75" w:rsidRDefault="004E4C75" w:rsidP="00871F17">
      <w:pPr>
        <w:pStyle w:val="Heading2"/>
      </w:pPr>
      <w:bookmarkStart w:id="24" w:name="_Toc209304406"/>
      <w:r w:rsidRPr="004E4C75">
        <w:lastRenderedPageBreak/>
        <w:t>Team Organization</w:t>
      </w:r>
      <w:r w:rsidR="00C6502F">
        <w:t>:</w:t>
      </w:r>
      <w:bookmarkEnd w:id="24"/>
    </w:p>
    <w:p w14:paraId="030B593F" w14:textId="77777777" w:rsidR="006C6874" w:rsidRDefault="006C6874" w:rsidP="00DB1131">
      <w:pPr>
        <w:rPr>
          <w:rFonts w:eastAsia="ArialMT"/>
          <w:b/>
          <w:bCs/>
          <w:sz w:val="24"/>
          <w:szCs w:val="24"/>
        </w:rPr>
      </w:pPr>
    </w:p>
    <w:p w14:paraId="1989B4A4" w14:textId="7FFFBC24" w:rsidR="62A4E76C" w:rsidRDefault="00DB1131" w:rsidP="006C6874">
      <w:pPr>
        <w:rPr>
          <w:rFonts w:eastAsia="ArialMT"/>
          <w:sz w:val="24"/>
          <w:szCs w:val="24"/>
        </w:rPr>
      </w:pPr>
      <w:r>
        <w:rPr>
          <w:rFonts w:eastAsia="ArialMT"/>
          <w:b/>
          <w:bCs/>
          <w:sz w:val="24"/>
          <w:szCs w:val="24"/>
        </w:rPr>
        <w:t xml:space="preserve">         </w:t>
      </w:r>
      <w:r w:rsidR="00B8449C" w:rsidRPr="00E02261">
        <w:rPr>
          <w:rFonts w:eastAsia="ArialMT"/>
          <w:b/>
          <w:bCs/>
          <w:sz w:val="24"/>
          <w:szCs w:val="24"/>
        </w:rPr>
        <w:t>Natalie Szwec</w:t>
      </w:r>
      <w:r w:rsidR="00F1284D">
        <w:rPr>
          <w:rFonts w:eastAsia="ArialMT"/>
          <w:sz w:val="24"/>
          <w:szCs w:val="24"/>
        </w:rPr>
        <w:t xml:space="preserve"> </w:t>
      </w:r>
      <w:r w:rsidR="00242176">
        <w:rPr>
          <w:rFonts w:eastAsia="ArialMT"/>
          <w:sz w:val="24"/>
          <w:szCs w:val="24"/>
        </w:rPr>
        <w:t>-</w:t>
      </w:r>
      <w:r w:rsidR="00B8449C" w:rsidRPr="70B2A8FB">
        <w:rPr>
          <w:rFonts w:eastAsia="ArialMT"/>
          <w:sz w:val="24"/>
          <w:szCs w:val="24"/>
        </w:rPr>
        <w:t xml:space="preserve"> Team </w:t>
      </w:r>
      <w:r w:rsidR="25630641" w:rsidRPr="4D24FF0A">
        <w:rPr>
          <w:rFonts w:eastAsia="ArialMT"/>
          <w:sz w:val="24"/>
          <w:szCs w:val="24"/>
        </w:rPr>
        <w:t>M</w:t>
      </w:r>
      <w:r w:rsidR="00B8449C" w:rsidRPr="4D24FF0A">
        <w:rPr>
          <w:rFonts w:eastAsia="ArialMT"/>
          <w:sz w:val="24"/>
          <w:szCs w:val="24"/>
        </w:rPr>
        <w:t>anager</w:t>
      </w:r>
      <w:r w:rsidR="00B8449C" w:rsidRPr="70B2A8FB">
        <w:rPr>
          <w:rFonts w:eastAsia="ArialMT"/>
          <w:sz w:val="24"/>
          <w:szCs w:val="24"/>
        </w:rPr>
        <w:t xml:space="preserve"> </w:t>
      </w:r>
      <w:r>
        <w:rPr>
          <w:rFonts w:eastAsia="ArialMT"/>
          <w:sz w:val="24"/>
          <w:szCs w:val="24"/>
        </w:rPr>
        <w:tab/>
      </w:r>
      <w:r>
        <w:rPr>
          <w:rFonts w:eastAsia="ArialMT"/>
          <w:sz w:val="24"/>
          <w:szCs w:val="24"/>
        </w:rPr>
        <w:tab/>
      </w:r>
      <w:r>
        <w:rPr>
          <w:rFonts w:eastAsia="ArialMT"/>
          <w:sz w:val="24"/>
          <w:szCs w:val="24"/>
        </w:rPr>
        <w:tab/>
      </w:r>
      <w:proofErr w:type="gramStart"/>
      <w:r>
        <w:rPr>
          <w:rFonts w:eastAsia="ArialMT"/>
          <w:sz w:val="24"/>
          <w:szCs w:val="24"/>
        </w:rPr>
        <w:tab/>
        <w:t xml:space="preserve">  </w:t>
      </w:r>
      <w:r w:rsidR="00346A54" w:rsidRPr="00BB5ADE">
        <w:rPr>
          <w:rFonts w:eastAsia="ArialMT"/>
          <w:b/>
          <w:bCs/>
          <w:sz w:val="24"/>
          <w:szCs w:val="24"/>
        </w:rPr>
        <w:t>Vincent</w:t>
      </w:r>
      <w:proofErr w:type="gramEnd"/>
      <w:r w:rsidR="00346A54" w:rsidRPr="00BB5ADE">
        <w:rPr>
          <w:rFonts w:eastAsia="ArialMT"/>
          <w:b/>
          <w:bCs/>
          <w:sz w:val="24"/>
          <w:szCs w:val="24"/>
        </w:rPr>
        <w:t xml:space="preserve"> Moss</w:t>
      </w:r>
      <w:r w:rsidR="00F527DF">
        <w:rPr>
          <w:rFonts w:eastAsia="ArialMT"/>
          <w:sz w:val="24"/>
          <w:szCs w:val="24"/>
        </w:rPr>
        <w:t xml:space="preserve"> </w:t>
      </w:r>
      <w:r w:rsidR="00346A54" w:rsidRPr="03CCA77C">
        <w:rPr>
          <w:rFonts w:eastAsia="ArialMT"/>
          <w:sz w:val="24"/>
          <w:szCs w:val="24"/>
        </w:rPr>
        <w:t xml:space="preserve">- </w:t>
      </w:r>
      <w:r w:rsidR="00415AE9" w:rsidRPr="03CCA77C">
        <w:rPr>
          <w:rFonts w:eastAsia="ArialMT"/>
          <w:sz w:val="24"/>
          <w:szCs w:val="24"/>
        </w:rPr>
        <w:t xml:space="preserve">Developer </w:t>
      </w:r>
      <w:r>
        <w:rPr>
          <w:rFonts w:eastAsia="ArialMT"/>
          <w:noProof/>
          <w:sz w:val="24"/>
          <w:szCs w:val="24"/>
        </w:rPr>
        <w:drawing>
          <wp:anchor distT="0" distB="0" distL="114300" distR="114300" simplePos="0" relativeHeight="251658240" behindDoc="0" locked="0" layoutInCell="1" allowOverlap="1" wp14:anchorId="26A51B59" wp14:editId="49C477ED">
            <wp:simplePos x="0" y="0"/>
            <wp:positionH relativeFrom="column">
              <wp:posOffset>3237230</wp:posOffset>
            </wp:positionH>
            <wp:positionV relativeFrom="paragraph">
              <wp:posOffset>283210</wp:posOffset>
            </wp:positionV>
            <wp:extent cx="2578608" cy="3338218"/>
            <wp:effectExtent l="0" t="0" r="0" b="0"/>
            <wp:wrapNone/>
            <wp:docPr id="55846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8608" cy="33382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784ACD" w14:textId="02540B8A" w:rsidR="00CE20B3" w:rsidRPr="004E4C75" w:rsidRDefault="00DB1131" w:rsidP="004E4C75">
      <w:pPr>
        <w:rPr>
          <w:rFonts w:eastAsia="ArialMT" w:cstheme="minorHAnsi"/>
          <w:sz w:val="24"/>
          <w:szCs w:val="24"/>
        </w:rPr>
      </w:pPr>
      <w:r>
        <w:rPr>
          <w:rFonts w:eastAsia="ArialMT" w:cstheme="minorHAnsi"/>
          <w:noProof/>
          <w:sz w:val="24"/>
          <w:szCs w:val="24"/>
        </w:rPr>
        <w:drawing>
          <wp:inline distT="0" distB="0" distL="0" distR="0" wp14:anchorId="5528DCCF" wp14:editId="0406B6B3">
            <wp:extent cx="2578608" cy="3337560"/>
            <wp:effectExtent l="0" t="0" r="0" b="0"/>
            <wp:docPr id="1103105579" name="Picture 1" descr="A close-up of a c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05579" name="Picture 1" descr="A close-up of a cv&#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78608" cy="3337560"/>
                    </a:xfrm>
                    <a:prstGeom prst="rect">
                      <a:avLst/>
                    </a:prstGeom>
                  </pic:spPr>
                </pic:pic>
              </a:graphicData>
            </a:graphic>
          </wp:inline>
        </w:drawing>
      </w:r>
    </w:p>
    <w:p w14:paraId="183CB417" w14:textId="7BFFFABD" w:rsidR="682A4663" w:rsidRDefault="682A4663" w:rsidP="682A4663">
      <w:pPr>
        <w:rPr>
          <w:rFonts w:eastAsia="ArialMT"/>
          <w:sz w:val="24"/>
          <w:szCs w:val="24"/>
        </w:rPr>
      </w:pPr>
    </w:p>
    <w:p w14:paraId="4F2CB391" w14:textId="757AD355" w:rsidR="006C6874" w:rsidRDefault="00690730" w:rsidP="574C0D29">
      <w:pPr>
        <w:ind w:firstLine="720"/>
        <w:rPr>
          <w:rFonts w:eastAsia="ArialMT"/>
          <w:sz w:val="24"/>
          <w:szCs w:val="24"/>
        </w:rPr>
      </w:pPr>
      <w:r w:rsidRPr="00654988">
        <w:rPr>
          <w:rFonts w:eastAsia="ArialMT"/>
          <w:noProof/>
          <w:sz w:val="24"/>
          <w:szCs w:val="24"/>
        </w:rPr>
        <w:drawing>
          <wp:anchor distT="0" distB="0" distL="114300" distR="114300" simplePos="0" relativeHeight="251658242" behindDoc="0" locked="0" layoutInCell="1" allowOverlap="1" wp14:anchorId="12342FB3" wp14:editId="1B9C1A1C">
            <wp:simplePos x="0" y="0"/>
            <wp:positionH relativeFrom="column">
              <wp:posOffset>76200</wp:posOffset>
            </wp:positionH>
            <wp:positionV relativeFrom="paragraph">
              <wp:posOffset>300990</wp:posOffset>
            </wp:positionV>
            <wp:extent cx="2438400" cy="3167380"/>
            <wp:effectExtent l="0" t="0" r="0" b="0"/>
            <wp:wrapNone/>
            <wp:docPr id="251929249" name="Picture 1" descr="A white and black c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9249" name="Picture 1" descr="A white and black cv&#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38400" cy="3167380"/>
                    </a:xfrm>
                    <a:prstGeom prst="rect">
                      <a:avLst/>
                    </a:prstGeom>
                  </pic:spPr>
                </pic:pic>
              </a:graphicData>
            </a:graphic>
          </wp:anchor>
        </w:drawing>
      </w:r>
      <w:r w:rsidR="006C6874" w:rsidRPr="574C0D29">
        <w:rPr>
          <w:rFonts w:eastAsia="ArialMT"/>
          <w:sz w:val="24"/>
          <w:szCs w:val="24"/>
        </w:rPr>
        <w:t xml:space="preserve">  </w:t>
      </w:r>
      <w:r w:rsidR="00DB1131" w:rsidRPr="574C0D29">
        <w:rPr>
          <w:rFonts w:eastAsia="ArialMT"/>
          <w:b/>
          <w:bCs/>
          <w:sz w:val="24"/>
          <w:szCs w:val="24"/>
        </w:rPr>
        <w:t>Christian Fermin</w:t>
      </w:r>
      <w:r w:rsidR="00DB1131" w:rsidRPr="574C0D29">
        <w:rPr>
          <w:rFonts w:eastAsia="ArialMT"/>
          <w:sz w:val="24"/>
          <w:szCs w:val="24"/>
        </w:rPr>
        <w:t xml:space="preserve"> - Tester </w:t>
      </w:r>
      <w:r w:rsidR="006C6874">
        <w:tab/>
      </w:r>
      <w:r w:rsidR="006C6874">
        <w:tab/>
      </w:r>
      <w:r w:rsidR="006C6874">
        <w:tab/>
      </w:r>
      <w:r w:rsidR="006C6874">
        <w:tab/>
      </w:r>
      <w:r w:rsidR="006C6874" w:rsidRPr="574C0D29">
        <w:rPr>
          <w:rFonts w:eastAsia="ArialMT"/>
          <w:sz w:val="24"/>
          <w:szCs w:val="24"/>
        </w:rPr>
        <w:t xml:space="preserve">     </w:t>
      </w:r>
      <w:r w:rsidR="4F93266C" w:rsidRPr="6706F89C">
        <w:rPr>
          <w:rFonts w:eastAsia="ArialMT"/>
          <w:sz w:val="24"/>
          <w:szCs w:val="24"/>
        </w:rPr>
        <w:t xml:space="preserve">  </w:t>
      </w:r>
      <w:r w:rsidR="00DB1131" w:rsidRPr="574C0D29">
        <w:rPr>
          <w:rFonts w:eastAsia="ArialMT"/>
          <w:b/>
          <w:bCs/>
          <w:sz w:val="24"/>
          <w:szCs w:val="24"/>
        </w:rPr>
        <w:t>Brice Polk</w:t>
      </w:r>
      <w:r w:rsidR="76AAA40A" w:rsidRPr="574C0D29">
        <w:rPr>
          <w:rFonts w:eastAsia="ArialMT"/>
          <w:sz w:val="24"/>
          <w:szCs w:val="24"/>
        </w:rPr>
        <w:t xml:space="preserve"> – </w:t>
      </w:r>
      <w:r w:rsidR="00DB1131" w:rsidRPr="574C0D29">
        <w:rPr>
          <w:rFonts w:eastAsia="ArialMT"/>
          <w:sz w:val="24"/>
          <w:szCs w:val="24"/>
        </w:rPr>
        <w:t>Developer</w:t>
      </w:r>
    </w:p>
    <w:p w14:paraId="2C7749E2" w14:textId="61853051" w:rsidR="35DD94AD" w:rsidRDefault="00AE0F45" w:rsidP="35DD94AD">
      <w:pPr>
        <w:rPr>
          <w:rFonts w:eastAsia="ArialMT"/>
          <w:sz w:val="24"/>
          <w:szCs w:val="24"/>
        </w:rPr>
      </w:pPr>
      <w:r>
        <w:rPr>
          <w:noProof/>
        </w:rPr>
        <w:drawing>
          <wp:anchor distT="0" distB="0" distL="114300" distR="114300" simplePos="0" relativeHeight="251658241" behindDoc="0" locked="0" layoutInCell="1" allowOverlap="1" wp14:anchorId="6406356A" wp14:editId="4D13E594">
            <wp:simplePos x="0" y="0"/>
            <wp:positionH relativeFrom="margin">
              <wp:posOffset>3260725</wp:posOffset>
            </wp:positionH>
            <wp:positionV relativeFrom="paragraph">
              <wp:posOffset>7620</wp:posOffset>
            </wp:positionV>
            <wp:extent cx="2578608" cy="3118104"/>
            <wp:effectExtent l="0" t="0" r="0" b="6350"/>
            <wp:wrapNone/>
            <wp:docPr id="783870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03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78608" cy="3118104"/>
                    </a:xfrm>
                    <a:prstGeom prst="rect">
                      <a:avLst/>
                    </a:prstGeom>
                  </pic:spPr>
                </pic:pic>
              </a:graphicData>
            </a:graphic>
            <wp14:sizeRelH relativeFrom="margin">
              <wp14:pctWidth>0</wp14:pctWidth>
            </wp14:sizeRelH>
            <wp14:sizeRelV relativeFrom="margin">
              <wp14:pctHeight>0</wp14:pctHeight>
            </wp14:sizeRelV>
          </wp:anchor>
        </w:drawing>
      </w:r>
    </w:p>
    <w:p w14:paraId="69201ED6" w14:textId="686D974A" w:rsidR="35DD94AD" w:rsidRDefault="35DD94AD" w:rsidP="3CC48F12">
      <w:pPr>
        <w:jc w:val="right"/>
        <w:rPr>
          <w:rFonts w:eastAsia="ArialMT"/>
          <w:sz w:val="24"/>
          <w:szCs w:val="24"/>
        </w:rPr>
      </w:pPr>
    </w:p>
    <w:p w14:paraId="3D481731" w14:textId="03F735A7" w:rsidR="35DD94AD" w:rsidRDefault="35DD94AD" w:rsidP="35DD94AD">
      <w:pPr>
        <w:rPr>
          <w:rFonts w:eastAsia="ArialMT"/>
          <w:sz w:val="24"/>
          <w:szCs w:val="24"/>
        </w:rPr>
      </w:pPr>
    </w:p>
    <w:p w14:paraId="5075536B" w14:textId="2049F0AE" w:rsidR="35DD94AD" w:rsidRDefault="35DD94AD" w:rsidP="35DD94AD">
      <w:pPr>
        <w:rPr>
          <w:rFonts w:eastAsia="ArialMT"/>
          <w:sz w:val="24"/>
          <w:szCs w:val="24"/>
        </w:rPr>
      </w:pPr>
    </w:p>
    <w:p w14:paraId="770F0D5B" w14:textId="7796B861" w:rsidR="35DD94AD" w:rsidRDefault="35DD94AD" w:rsidP="35DD94AD">
      <w:pPr>
        <w:rPr>
          <w:rFonts w:eastAsia="ArialMT"/>
          <w:sz w:val="24"/>
          <w:szCs w:val="24"/>
        </w:rPr>
      </w:pPr>
    </w:p>
    <w:p w14:paraId="09F4970F" w14:textId="75DE8D90" w:rsidR="35DD94AD" w:rsidRDefault="35DD94AD" w:rsidP="35DD94AD">
      <w:pPr>
        <w:rPr>
          <w:rFonts w:eastAsia="ArialMT"/>
          <w:sz w:val="24"/>
          <w:szCs w:val="24"/>
        </w:rPr>
      </w:pPr>
    </w:p>
    <w:p w14:paraId="71340612" w14:textId="00C160EB" w:rsidR="35DD94AD" w:rsidRDefault="35DD94AD" w:rsidP="35DD94AD">
      <w:pPr>
        <w:rPr>
          <w:rFonts w:eastAsia="ArialMT"/>
          <w:sz w:val="24"/>
          <w:szCs w:val="24"/>
        </w:rPr>
      </w:pPr>
    </w:p>
    <w:p w14:paraId="663FF9E2" w14:textId="5F6E55FF" w:rsidR="35DD94AD" w:rsidRDefault="35DD94AD" w:rsidP="35DD94AD">
      <w:pPr>
        <w:rPr>
          <w:rFonts w:eastAsia="ArialMT"/>
          <w:sz w:val="24"/>
          <w:szCs w:val="24"/>
        </w:rPr>
      </w:pPr>
    </w:p>
    <w:p w14:paraId="323EC699" w14:textId="79A1FF49" w:rsidR="35DD94AD" w:rsidRDefault="35DD94AD" w:rsidP="35DD94AD">
      <w:pPr>
        <w:rPr>
          <w:rFonts w:eastAsia="ArialMT"/>
          <w:sz w:val="24"/>
          <w:szCs w:val="24"/>
        </w:rPr>
      </w:pPr>
    </w:p>
    <w:p w14:paraId="0B741654" w14:textId="5DAECA19" w:rsidR="35DD94AD" w:rsidRDefault="35DD94AD" w:rsidP="35DD94AD">
      <w:pPr>
        <w:rPr>
          <w:rFonts w:eastAsia="ArialMT"/>
          <w:sz w:val="24"/>
          <w:szCs w:val="24"/>
        </w:rPr>
      </w:pPr>
    </w:p>
    <w:p w14:paraId="6C2E0B46" w14:textId="02C46D43" w:rsidR="35DD94AD" w:rsidRDefault="35DD94AD" w:rsidP="35DD94AD">
      <w:pPr>
        <w:rPr>
          <w:rFonts w:eastAsia="ArialMT"/>
          <w:sz w:val="24"/>
          <w:szCs w:val="24"/>
        </w:rPr>
      </w:pPr>
    </w:p>
    <w:p w14:paraId="71A7A4A5" w14:textId="77777777" w:rsidR="00415005" w:rsidRDefault="00415005" w:rsidP="62924798">
      <w:pPr>
        <w:rPr>
          <w:rFonts w:eastAsia="ArialMT"/>
          <w:sz w:val="24"/>
          <w:szCs w:val="24"/>
        </w:rPr>
        <w:sectPr w:rsidR="00415005" w:rsidSect="00D04FA6">
          <w:footerReference w:type="first" r:id="rId24"/>
          <w:pgSz w:w="12240" w:h="15840"/>
          <w:pgMar w:top="1440" w:right="1440" w:bottom="1440" w:left="1440" w:header="720" w:footer="720" w:gutter="0"/>
          <w:cols w:space="720"/>
          <w:titlePg/>
          <w:docGrid w:linePitch="360"/>
        </w:sectPr>
      </w:pPr>
    </w:p>
    <w:p w14:paraId="47BB3122" w14:textId="77CE0A5D" w:rsidR="53746ACC" w:rsidRDefault="000B35E2" w:rsidP="5AE689EC">
      <w:pPr>
        <w:pStyle w:val="Heading2"/>
      </w:pPr>
      <w:bookmarkStart w:id="25" w:name="_Toc209304407"/>
      <w:r>
        <w:lastRenderedPageBreak/>
        <w:t>Tech</w:t>
      </w:r>
      <w:r w:rsidR="005363E9">
        <w:t xml:space="preserve">nical </w:t>
      </w:r>
      <w:r w:rsidR="007D2B9A">
        <w:t>Descriptio</w:t>
      </w:r>
      <w:r w:rsidR="003E7EBE">
        <w:t>n:</w:t>
      </w:r>
      <w:bookmarkEnd w:id="25"/>
    </w:p>
    <w:p w14:paraId="7CEABFE2" w14:textId="1F8CE80F" w:rsidR="365D6397" w:rsidRDefault="00F20EC4" w:rsidP="365D6397">
      <w:pPr>
        <w:rPr>
          <w:sz w:val="23"/>
          <w:szCs w:val="23"/>
        </w:rPr>
      </w:pPr>
      <w:r>
        <w:rPr>
          <w:sz w:val="23"/>
          <w:szCs w:val="23"/>
        </w:rPr>
        <w:t>Hardware:</w:t>
      </w:r>
    </w:p>
    <w:p w14:paraId="10039EC7" w14:textId="38521238" w:rsidR="00F20EC4" w:rsidRDefault="00F20EC4" w:rsidP="00F20EC4">
      <w:pPr>
        <w:pStyle w:val="ListParagraph"/>
        <w:numPr>
          <w:ilvl w:val="0"/>
          <w:numId w:val="29"/>
        </w:numPr>
        <w:rPr>
          <w:sz w:val="23"/>
          <w:szCs w:val="23"/>
        </w:rPr>
      </w:pPr>
      <w:r>
        <w:rPr>
          <w:sz w:val="23"/>
          <w:szCs w:val="23"/>
        </w:rPr>
        <w:t>Raspberry PI running</w:t>
      </w:r>
      <w:r w:rsidR="004A16CA">
        <w:rPr>
          <w:sz w:val="23"/>
          <w:szCs w:val="23"/>
        </w:rPr>
        <w:t xml:space="preserve"> web server</w:t>
      </w:r>
      <w:r w:rsidR="001255CC">
        <w:rPr>
          <w:sz w:val="23"/>
          <w:szCs w:val="23"/>
        </w:rPr>
        <w:t xml:space="preserve"> (represents </w:t>
      </w:r>
      <w:r w:rsidR="00A94A41">
        <w:rPr>
          <w:sz w:val="23"/>
          <w:szCs w:val="23"/>
        </w:rPr>
        <w:t>real server or potentially cloud infrastructure)</w:t>
      </w:r>
    </w:p>
    <w:p w14:paraId="3E1EBFC1" w14:textId="31936216" w:rsidR="00F65727" w:rsidRDefault="00F65727" w:rsidP="002D508B">
      <w:pPr>
        <w:pStyle w:val="ListParagraph"/>
        <w:numPr>
          <w:ilvl w:val="0"/>
          <w:numId w:val="29"/>
        </w:numPr>
        <w:rPr>
          <w:sz w:val="23"/>
          <w:szCs w:val="23"/>
        </w:rPr>
      </w:pPr>
      <w:r>
        <w:rPr>
          <w:sz w:val="23"/>
          <w:szCs w:val="23"/>
        </w:rPr>
        <w:t xml:space="preserve">Main restaurant computer that employees and </w:t>
      </w:r>
      <w:r w:rsidR="009764C1">
        <w:rPr>
          <w:sz w:val="23"/>
          <w:szCs w:val="23"/>
        </w:rPr>
        <w:t>managers can access</w:t>
      </w:r>
    </w:p>
    <w:p w14:paraId="2EF087AF" w14:textId="007A9473" w:rsidR="009764C1" w:rsidRDefault="009764C1" w:rsidP="009764C1">
      <w:pPr>
        <w:pStyle w:val="ListParagraph"/>
        <w:numPr>
          <w:ilvl w:val="0"/>
          <w:numId w:val="29"/>
        </w:numPr>
        <w:rPr>
          <w:sz w:val="23"/>
          <w:szCs w:val="23"/>
        </w:rPr>
      </w:pPr>
      <w:r>
        <w:rPr>
          <w:sz w:val="23"/>
          <w:szCs w:val="23"/>
        </w:rPr>
        <w:t>In terms of the customer side, any device with a web browser</w:t>
      </w:r>
    </w:p>
    <w:p w14:paraId="33A782A1" w14:textId="1551EC85" w:rsidR="00AA6918" w:rsidRDefault="4118702A" w:rsidP="00AA6918">
      <w:pPr>
        <w:rPr>
          <w:sz w:val="23"/>
          <w:szCs w:val="23"/>
        </w:rPr>
      </w:pPr>
      <w:r w:rsidRPr="6391C6DF">
        <w:rPr>
          <w:sz w:val="23"/>
          <w:szCs w:val="23"/>
        </w:rPr>
        <w:t>Software</w:t>
      </w:r>
      <w:r w:rsidRPr="0E204D1E">
        <w:rPr>
          <w:sz w:val="23"/>
          <w:szCs w:val="23"/>
        </w:rPr>
        <w:t>:</w:t>
      </w:r>
    </w:p>
    <w:p w14:paraId="3A36C0FA" w14:textId="0C4E93B8" w:rsidR="4118702A" w:rsidRDefault="4118702A" w:rsidP="2CF99746">
      <w:pPr>
        <w:pStyle w:val="ListParagraph"/>
        <w:numPr>
          <w:ilvl w:val="0"/>
          <w:numId w:val="30"/>
        </w:numPr>
      </w:pPr>
      <w:r>
        <w:t>Web server software</w:t>
      </w:r>
      <w:r w:rsidR="22DE10F3">
        <w:t xml:space="preserve"> -</w:t>
      </w:r>
      <w:r>
        <w:t xml:space="preserve"> </w:t>
      </w:r>
      <w:r w:rsidR="3EDABE51">
        <w:t xml:space="preserve">a </w:t>
      </w:r>
      <w:r>
        <w:t xml:space="preserve">LAMP stack or </w:t>
      </w:r>
      <w:r w:rsidR="7CD1DABD" w:rsidRPr="333EC29D">
        <w:t xml:space="preserve">something </w:t>
      </w:r>
      <w:proofErr w:type="gramStart"/>
      <w:r w:rsidR="7CD1DABD" w:rsidRPr="5C6F3DF8">
        <w:t>similar</w:t>
      </w:r>
      <w:r w:rsidRPr="2DA0EAAA">
        <w:t xml:space="preserve"> will</w:t>
      </w:r>
      <w:proofErr w:type="gramEnd"/>
      <w:r w:rsidRPr="2DA0EAAA">
        <w:t xml:space="preserve"> be required to host the website on the Raspberry P</w:t>
      </w:r>
      <w:r w:rsidR="00DA4080">
        <w:t>I</w:t>
      </w:r>
      <w:r w:rsidRPr="2DA0EAAA">
        <w:t xml:space="preserve"> or cloud infrastructure.</w:t>
      </w:r>
    </w:p>
    <w:p w14:paraId="335CDD95" w14:textId="1004AB64" w:rsidR="6C1C613B" w:rsidRDefault="6C1C613B" w:rsidP="6AD1E3BD">
      <w:pPr>
        <w:pStyle w:val="ListParagraph"/>
        <w:numPr>
          <w:ilvl w:val="0"/>
          <w:numId w:val="30"/>
        </w:numPr>
      </w:pPr>
      <w:r>
        <w:t xml:space="preserve">Front end Framework </w:t>
      </w:r>
      <w:r w:rsidR="443E31AB">
        <w:t>-</w:t>
      </w:r>
      <w:r>
        <w:t xml:space="preserve"> S</w:t>
      </w:r>
      <w:r w:rsidR="2C16DD5C">
        <w:t>o</w:t>
      </w:r>
      <w:r>
        <w:t xml:space="preserve">me </w:t>
      </w:r>
      <w:proofErr w:type="gramStart"/>
      <w:r>
        <w:t>combination</w:t>
      </w:r>
      <w:proofErr w:type="gramEnd"/>
      <w:r>
        <w:t xml:space="preserve"> of </w:t>
      </w:r>
      <w:r w:rsidR="67EBB9E4">
        <w:t>JavaScript</w:t>
      </w:r>
      <w:r>
        <w:t>, CSS, and H</w:t>
      </w:r>
      <w:r w:rsidR="2132FA5D">
        <w:t>TML</w:t>
      </w:r>
      <w:r w:rsidR="4EE7EC56">
        <w:t>5</w:t>
      </w:r>
      <w:r w:rsidR="303806E2">
        <w:t xml:space="preserve"> will be used for the interactive web pages</w:t>
      </w:r>
    </w:p>
    <w:p w14:paraId="17A46F64" w14:textId="708BA799" w:rsidR="743F5C0C" w:rsidRDefault="49ED166C" w:rsidP="743F5C0C">
      <w:pPr>
        <w:pStyle w:val="ListParagraph"/>
        <w:numPr>
          <w:ilvl w:val="0"/>
          <w:numId w:val="30"/>
        </w:numPr>
      </w:pPr>
      <w:proofErr w:type="gramStart"/>
      <w:r>
        <w:t>Back</w:t>
      </w:r>
      <w:r w:rsidR="1519BD31">
        <w:t xml:space="preserve"> </w:t>
      </w:r>
      <w:r>
        <w:t>end</w:t>
      </w:r>
      <w:proofErr w:type="gramEnd"/>
      <w:r>
        <w:t xml:space="preserve"> Framework </w:t>
      </w:r>
      <w:r w:rsidR="558C4F0E">
        <w:t xml:space="preserve">– A lightweight </w:t>
      </w:r>
      <w:proofErr w:type="gramStart"/>
      <w:r w:rsidR="558C4F0E">
        <w:t>back</w:t>
      </w:r>
      <w:r w:rsidR="534757AE">
        <w:t xml:space="preserve"> </w:t>
      </w:r>
      <w:r w:rsidR="558C4F0E">
        <w:t>end</w:t>
      </w:r>
      <w:proofErr w:type="gramEnd"/>
      <w:r w:rsidR="558C4F0E">
        <w:t xml:space="preserve"> framework will manage user authentication, session management, and order processing</w:t>
      </w:r>
    </w:p>
    <w:p w14:paraId="0B0738CD" w14:textId="0A956099" w:rsidR="096021A3" w:rsidRDefault="0F52D037" w:rsidP="096021A3">
      <w:pPr>
        <w:pStyle w:val="ListParagraph"/>
        <w:numPr>
          <w:ilvl w:val="0"/>
          <w:numId w:val="30"/>
        </w:numPr>
      </w:pPr>
      <w:r>
        <w:t xml:space="preserve">Database - </w:t>
      </w:r>
      <w:r w:rsidRPr="353CE2CA">
        <w:t>A MySQL database will be used to store customer data, menu items, orders, and user credentials.</w:t>
      </w:r>
    </w:p>
    <w:p w14:paraId="770B9525" w14:textId="4356BB88" w:rsidR="46863C70" w:rsidRDefault="6CFC898A" w:rsidP="46863C70">
      <w:r>
        <w:t xml:space="preserve">Development Restrictions: </w:t>
      </w:r>
    </w:p>
    <w:p w14:paraId="7E12F118" w14:textId="6F7A8CE3" w:rsidR="685667F6" w:rsidRDefault="4EAE17AE" w:rsidP="73C54E7F">
      <w:pPr>
        <w:pStyle w:val="ListParagraph"/>
        <w:numPr>
          <w:ilvl w:val="0"/>
          <w:numId w:val="34"/>
        </w:numPr>
      </w:pPr>
      <w:r>
        <w:t xml:space="preserve">Security Standards - </w:t>
      </w:r>
      <w:r w:rsidRPr="0EE9C851">
        <w:t>Use a simple username and password for authentication. Store the password using a basic hashing method</w:t>
      </w:r>
      <w:r w:rsidRPr="1B3F4BC2">
        <w:t>.</w:t>
      </w:r>
    </w:p>
    <w:p w14:paraId="5E7B3A15" w14:textId="23698ECF" w:rsidR="5215906F" w:rsidRDefault="120D2DA8" w:rsidP="5215906F">
      <w:pPr>
        <w:pStyle w:val="ListParagraph"/>
        <w:numPr>
          <w:ilvl w:val="0"/>
          <w:numId w:val="34"/>
        </w:numPr>
      </w:pPr>
      <w:r w:rsidRPr="0932C1C2">
        <w:t>Privacy Standards - The app will comply with data privacy regulations</w:t>
      </w:r>
      <w:r w:rsidRPr="1B2765C2">
        <w:t xml:space="preserve"> to protect customer data and payment information.</w:t>
      </w:r>
    </w:p>
    <w:p w14:paraId="2570AEB3" w14:textId="611DE8C8" w:rsidR="238564E1" w:rsidRDefault="4C2C8296" w:rsidP="238564E1">
      <w:pPr>
        <w:pStyle w:val="ListParagraph"/>
        <w:numPr>
          <w:ilvl w:val="0"/>
          <w:numId w:val="34"/>
        </w:numPr>
      </w:pPr>
      <w:r>
        <w:t>Strict time limits</w:t>
      </w:r>
      <w:r w:rsidR="28EEEB97">
        <w:t xml:space="preserve"> </w:t>
      </w:r>
    </w:p>
    <w:p w14:paraId="0804892C" w14:textId="35464C19" w:rsidR="00AA6918" w:rsidRDefault="00BB6101" w:rsidP="00AA6918">
      <w:pPr>
        <w:rPr>
          <w:sz w:val="23"/>
          <w:szCs w:val="23"/>
        </w:rPr>
      </w:pPr>
      <w:r>
        <w:rPr>
          <w:sz w:val="23"/>
          <w:szCs w:val="23"/>
        </w:rPr>
        <w:t>User Interface</w:t>
      </w:r>
      <w:r w:rsidR="0004722D">
        <w:rPr>
          <w:sz w:val="23"/>
          <w:szCs w:val="23"/>
        </w:rPr>
        <w:t xml:space="preserve"> for </w:t>
      </w:r>
      <w:r w:rsidR="004359A6">
        <w:rPr>
          <w:sz w:val="23"/>
          <w:szCs w:val="23"/>
        </w:rPr>
        <w:t>Pages</w:t>
      </w:r>
      <w:r>
        <w:rPr>
          <w:sz w:val="23"/>
          <w:szCs w:val="23"/>
        </w:rPr>
        <w:t>:</w:t>
      </w:r>
    </w:p>
    <w:p w14:paraId="29F2BBA4" w14:textId="69575452" w:rsidR="00BB6101" w:rsidRDefault="00BB6101" w:rsidP="00BB6101">
      <w:pPr>
        <w:pStyle w:val="ListParagraph"/>
        <w:numPr>
          <w:ilvl w:val="0"/>
          <w:numId w:val="29"/>
        </w:numPr>
        <w:rPr>
          <w:sz w:val="23"/>
          <w:szCs w:val="23"/>
        </w:rPr>
      </w:pPr>
      <w:r>
        <w:rPr>
          <w:sz w:val="23"/>
          <w:szCs w:val="23"/>
        </w:rPr>
        <w:t>Home:</w:t>
      </w:r>
    </w:p>
    <w:p w14:paraId="7B539FFF" w14:textId="3F6F4239" w:rsidR="00BB6101" w:rsidRDefault="00BB6101" w:rsidP="00BB6101">
      <w:pPr>
        <w:pStyle w:val="ListParagraph"/>
        <w:numPr>
          <w:ilvl w:val="1"/>
          <w:numId w:val="29"/>
        </w:numPr>
        <w:rPr>
          <w:sz w:val="23"/>
          <w:szCs w:val="23"/>
        </w:rPr>
      </w:pPr>
      <w:r>
        <w:rPr>
          <w:sz w:val="23"/>
          <w:szCs w:val="23"/>
        </w:rPr>
        <w:t xml:space="preserve">A list of </w:t>
      </w:r>
      <w:r w:rsidR="002C42BB">
        <w:rPr>
          <w:sz w:val="23"/>
          <w:szCs w:val="23"/>
        </w:rPr>
        <w:t>menu items that contain an order now butto</w:t>
      </w:r>
      <w:r w:rsidR="007C2256">
        <w:rPr>
          <w:sz w:val="23"/>
          <w:szCs w:val="23"/>
        </w:rPr>
        <w:t>n</w:t>
      </w:r>
    </w:p>
    <w:p w14:paraId="4D83A1A9" w14:textId="10681B56" w:rsidR="007C2256" w:rsidRDefault="007C2256" w:rsidP="00BB6101">
      <w:pPr>
        <w:pStyle w:val="ListParagraph"/>
        <w:numPr>
          <w:ilvl w:val="1"/>
          <w:numId w:val="29"/>
        </w:numPr>
        <w:rPr>
          <w:sz w:val="23"/>
          <w:szCs w:val="23"/>
        </w:rPr>
      </w:pPr>
      <w:r>
        <w:rPr>
          <w:sz w:val="23"/>
          <w:szCs w:val="23"/>
        </w:rPr>
        <w:t>Site header with drop down menu at the left and a cart icon at the right</w:t>
      </w:r>
    </w:p>
    <w:p w14:paraId="7A64B46A" w14:textId="4C683017" w:rsidR="002F56E2" w:rsidRDefault="002F56E2" w:rsidP="002F56E2">
      <w:pPr>
        <w:pStyle w:val="ListParagraph"/>
        <w:numPr>
          <w:ilvl w:val="1"/>
          <w:numId w:val="29"/>
        </w:numPr>
        <w:rPr>
          <w:sz w:val="23"/>
          <w:szCs w:val="23"/>
        </w:rPr>
      </w:pPr>
      <w:r>
        <w:rPr>
          <w:sz w:val="23"/>
          <w:szCs w:val="23"/>
        </w:rPr>
        <w:t xml:space="preserve">When the cart icon is hovered over, a small </w:t>
      </w:r>
      <w:r w:rsidR="002A3A1E">
        <w:rPr>
          <w:sz w:val="23"/>
          <w:szCs w:val="23"/>
        </w:rPr>
        <w:t xml:space="preserve">drop-down menu </w:t>
      </w:r>
      <w:r>
        <w:rPr>
          <w:sz w:val="23"/>
          <w:szCs w:val="23"/>
        </w:rPr>
        <w:t>will show the number of items in the cart</w:t>
      </w:r>
    </w:p>
    <w:p w14:paraId="72277D06" w14:textId="459D9F1D" w:rsidR="002F56E2" w:rsidRDefault="002A3A1E" w:rsidP="002A3A1E">
      <w:pPr>
        <w:pStyle w:val="ListParagraph"/>
        <w:numPr>
          <w:ilvl w:val="1"/>
          <w:numId w:val="29"/>
        </w:numPr>
        <w:rPr>
          <w:sz w:val="23"/>
          <w:szCs w:val="23"/>
        </w:rPr>
      </w:pPr>
      <w:r>
        <w:rPr>
          <w:sz w:val="23"/>
          <w:szCs w:val="23"/>
        </w:rPr>
        <w:t xml:space="preserve">Hovering over the </w:t>
      </w:r>
      <w:r w:rsidR="008E66D4">
        <w:rPr>
          <w:sz w:val="23"/>
          <w:szCs w:val="23"/>
        </w:rPr>
        <w:t xml:space="preserve">carrot menu will </w:t>
      </w:r>
      <w:r w:rsidR="00910698">
        <w:rPr>
          <w:sz w:val="23"/>
          <w:szCs w:val="23"/>
        </w:rPr>
        <w:t>show the sub-pages of the website</w:t>
      </w:r>
    </w:p>
    <w:p w14:paraId="22D9F037" w14:textId="3B86B4F2" w:rsidR="007C2256" w:rsidRDefault="009A041B" w:rsidP="00BB6101">
      <w:pPr>
        <w:pStyle w:val="ListParagraph"/>
        <w:numPr>
          <w:ilvl w:val="1"/>
          <w:numId w:val="29"/>
        </w:numPr>
        <w:rPr>
          <w:sz w:val="23"/>
          <w:szCs w:val="23"/>
        </w:rPr>
      </w:pPr>
      <w:r>
        <w:rPr>
          <w:sz w:val="23"/>
          <w:szCs w:val="23"/>
        </w:rPr>
        <w:t xml:space="preserve">A page footer that </w:t>
      </w:r>
      <w:r w:rsidR="00922278">
        <w:rPr>
          <w:sz w:val="23"/>
          <w:szCs w:val="23"/>
        </w:rPr>
        <w:t>provides important contact</w:t>
      </w:r>
      <w:r w:rsidR="00C73A95">
        <w:rPr>
          <w:sz w:val="23"/>
          <w:szCs w:val="23"/>
        </w:rPr>
        <w:t xml:space="preserve"> and compliance information</w:t>
      </w:r>
    </w:p>
    <w:p w14:paraId="3F44B9D3" w14:textId="6E37AF92" w:rsidR="00C73A95" w:rsidRDefault="00C73A95" w:rsidP="00C73A95">
      <w:pPr>
        <w:pStyle w:val="ListParagraph"/>
        <w:numPr>
          <w:ilvl w:val="0"/>
          <w:numId w:val="29"/>
        </w:numPr>
        <w:rPr>
          <w:sz w:val="23"/>
          <w:szCs w:val="23"/>
        </w:rPr>
      </w:pPr>
      <w:r>
        <w:rPr>
          <w:sz w:val="23"/>
          <w:szCs w:val="23"/>
        </w:rPr>
        <w:t>Menu:</w:t>
      </w:r>
    </w:p>
    <w:p w14:paraId="6B107170" w14:textId="0A3337B8" w:rsidR="00C73A95" w:rsidRDefault="000268BA" w:rsidP="00C73A95">
      <w:pPr>
        <w:pStyle w:val="ListParagraph"/>
        <w:numPr>
          <w:ilvl w:val="1"/>
          <w:numId w:val="29"/>
        </w:numPr>
        <w:rPr>
          <w:sz w:val="23"/>
          <w:szCs w:val="23"/>
        </w:rPr>
      </w:pPr>
      <w:r>
        <w:rPr>
          <w:sz w:val="23"/>
          <w:szCs w:val="23"/>
        </w:rPr>
        <w:t>Scrolling list of menu items (Each has a picture and a small description)</w:t>
      </w:r>
    </w:p>
    <w:p w14:paraId="4F6287C7" w14:textId="549D2BA2" w:rsidR="000268BA" w:rsidRDefault="002F5608" w:rsidP="00C73A95">
      <w:pPr>
        <w:pStyle w:val="ListParagraph"/>
        <w:numPr>
          <w:ilvl w:val="1"/>
          <w:numId w:val="29"/>
        </w:numPr>
        <w:rPr>
          <w:sz w:val="23"/>
          <w:szCs w:val="23"/>
        </w:rPr>
      </w:pPr>
      <w:r>
        <w:rPr>
          <w:sz w:val="23"/>
          <w:szCs w:val="23"/>
        </w:rPr>
        <w:t xml:space="preserve">When a menu item is clicked, it will </w:t>
      </w:r>
      <w:r w:rsidR="00EC72AD">
        <w:rPr>
          <w:sz w:val="23"/>
          <w:szCs w:val="23"/>
        </w:rPr>
        <w:t>open a pop-up that provides users with multiple choices</w:t>
      </w:r>
      <w:r w:rsidR="002D2429">
        <w:rPr>
          <w:sz w:val="23"/>
          <w:szCs w:val="23"/>
        </w:rPr>
        <w:t xml:space="preserve"> </w:t>
      </w:r>
      <w:r w:rsidR="00E961F8">
        <w:rPr>
          <w:sz w:val="23"/>
          <w:szCs w:val="23"/>
        </w:rPr>
        <w:t>of</w:t>
      </w:r>
      <w:r w:rsidR="002D2429">
        <w:rPr>
          <w:sz w:val="23"/>
          <w:szCs w:val="23"/>
        </w:rPr>
        <w:t xml:space="preserve"> toppings, sizes, and </w:t>
      </w:r>
      <w:r w:rsidR="002A6AFA">
        <w:rPr>
          <w:sz w:val="23"/>
          <w:szCs w:val="23"/>
        </w:rPr>
        <w:t>cuts (when applicable)</w:t>
      </w:r>
    </w:p>
    <w:p w14:paraId="70838A2A" w14:textId="22164F4A" w:rsidR="002A6AFA" w:rsidRDefault="002A6AFA" w:rsidP="00C73A95">
      <w:pPr>
        <w:pStyle w:val="ListParagraph"/>
        <w:numPr>
          <w:ilvl w:val="1"/>
          <w:numId w:val="29"/>
        </w:numPr>
        <w:rPr>
          <w:sz w:val="23"/>
          <w:szCs w:val="23"/>
        </w:rPr>
      </w:pPr>
      <w:r>
        <w:rPr>
          <w:sz w:val="23"/>
          <w:szCs w:val="23"/>
        </w:rPr>
        <w:t>Below the item pop-up would be an add to cart button</w:t>
      </w:r>
    </w:p>
    <w:p w14:paraId="28CB5600" w14:textId="36826424" w:rsidR="002A6AFA" w:rsidRDefault="00E961F8" w:rsidP="002A6AFA">
      <w:pPr>
        <w:pStyle w:val="ListParagraph"/>
        <w:numPr>
          <w:ilvl w:val="0"/>
          <w:numId w:val="29"/>
        </w:numPr>
        <w:rPr>
          <w:sz w:val="23"/>
          <w:szCs w:val="23"/>
        </w:rPr>
      </w:pPr>
      <w:r>
        <w:rPr>
          <w:sz w:val="23"/>
          <w:szCs w:val="23"/>
        </w:rPr>
        <w:t>Cart:</w:t>
      </w:r>
    </w:p>
    <w:p w14:paraId="6E3EFB89" w14:textId="7C9804BA" w:rsidR="00AB7FFA" w:rsidRDefault="00AB7FFA" w:rsidP="3C549C2C">
      <w:pPr>
        <w:pStyle w:val="ListParagraph"/>
        <w:numPr>
          <w:ilvl w:val="1"/>
          <w:numId w:val="29"/>
        </w:numPr>
        <w:rPr>
          <w:sz w:val="23"/>
          <w:szCs w:val="23"/>
        </w:rPr>
      </w:pPr>
      <w:r>
        <w:rPr>
          <w:sz w:val="23"/>
          <w:szCs w:val="23"/>
        </w:rPr>
        <w:t>Clicking on the icon will open the cart page</w:t>
      </w:r>
    </w:p>
    <w:p w14:paraId="12223F10" w14:textId="2F896036" w:rsidR="00AB7FFA" w:rsidRDefault="00AB7FFA" w:rsidP="00AB7FFA">
      <w:pPr>
        <w:pStyle w:val="ListParagraph"/>
        <w:numPr>
          <w:ilvl w:val="1"/>
          <w:numId w:val="29"/>
        </w:numPr>
        <w:rPr>
          <w:sz w:val="23"/>
          <w:szCs w:val="23"/>
        </w:rPr>
      </w:pPr>
      <w:r>
        <w:rPr>
          <w:sz w:val="23"/>
          <w:szCs w:val="23"/>
        </w:rPr>
        <w:t>In the cart page</w:t>
      </w:r>
      <w:r w:rsidR="00810F54">
        <w:rPr>
          <w:sz w:val="23"/>
          <w:szCs w:val="23"/>
        </w:rPr>
        <w:t xml:space="preserve"> is a full list of everything added to the cart</w:t>
      </w:r>
    </w:p>
    <w:p w14:paraId="55DD3152" w14:textId="0A66AB73" w:rsidR="00C6223F" w:rsidRDefault="00810F54" w:rsidP="00C6223F">
      <w:pPr>
        <w:pStyle w:val="ListParagraph"/>
        <w:numPr>
          <w:ilvl w:val="1"/>
          <w:numId w:val="29"/>
        </w:numPr>
        <w:rPr>
          <w:sz w:val="23"/>
          <w:szCs w:val="23"/>
        </w:rPr>
      </w:pPr>
      <w:r>
        <w:rPr>
          <w:sz w:val="23"/>
          <w:szCs w:val="23"/>
        </w:rPr>
        <w:t>Each</w:t>
      </w:r>
      <w:r w:rsidR="00361A4A">
        <w:rPr>
          <w:sz w:val="23"/>
          <w:szCs w:val="23"/>
        </w:rPr>
        <w:t xml:space="preserve"> list index contains a </w:t>
      </w:r>
      <w:r w:rsidR="00C6223F">
        <w:rPr>
          <w:sz w:val="23"/>
          <w:szCs w:val="23"/>
        </w:rPr>
        <w:t>remove button at the right, and a quantity drop down menu</w:t>
      </w:r>
    </w:p>
    <w:p w14:paraId="311BB88F" w14:textId="5573D5FF" w:rsidR="00C6223F" w:rsidRDefault="009D33A1" w:rsidP="009D33A1">
      <w:pPr>
        <w:pStyle w:val="ListParagraph"/>
        <w:numPr>
          <w:ilvl w:val="1"/>
          <w:numId w:val="29"/>
        </w:numPr>
        <w:rPr>
          <w:sz w:val="23"/>
          <w:szCs w:val="23"/>
        </w:rPr>
      </w:pPr>
      <w:r>
        <w:rPr>
          <w:sz w:val="23"/>
          <w:szCs w:val="23"/>
        </w:rPr>
        <w:t xml:space="preserve">At the bottom of the page is the </w:t>
      </w:r>
      <w:r w:rsidR="004B1408">
        <w:rPr>
          <w:sz w:val="23"/>
          <w:szCs w:val="23"/>
        </w:rPr>
        <w:t>“continue with checkout” button</w:t>
      </w:r>
    </w:p>
    <w:p w14:paraId="0287ACCF" w14:textId="52BA48FF" w:rsidR="00E2001B" w:rsidRDefault="00E2001B" w:rsidP="009D33A1">
      <w:pPr>
        <w:pStyle w:val="ListParagraph"/>
        <w:numPr>
          <w:ilvl w:val="1"/>
          <w:numId w:val="29"/>
        </w:numPr>
        <w:rPr>
          <w:sz w:val="23"/>
          <w:szCs w:val="23"/>
        </w:rPr>
      </w:pPr>
      <w:r>
        <w:rPr>
          <w:sz w:val="23"/>
          <w:szCs w:val="23"/>
        </w:rPr>
        <w:t xml:space="preserve">Depending on order type, text field for delivery instructions </w:t>
      </w:r>
      <w:r w:rsidR="00E6270D">
        <w:rPr>
          <w:sz w:val="23"/>
          <w:szCs w:val="23"/>
        </w:rPr>
        <w:t>to the left of checkout</w:t>
      </w:r>
      <w:r w:rsidR="00B22921">
        <w:rPr>
          <w:sz w:val="23"/>
          <w:szCs w:val="23"/>
        </w:rPr>
        <w:t xml:space="preserve"> button</w:t>
      </w:r>
    </w:p>
    <w:p w14:paraId="1A055290" w14:textId="55CE8100" w:rsidR="001D2060" w:rsidRDefault="009A1ABB" w:rsidP="009A1ABB">
      <w:pPr>
        <w:pStyle w:val="ListParagraph"/>
        <w:numPr>
          <w:ilvl w:val="0"/>
          <w:numId w:val="29"/>
        </w:numPr>
        <w:rPr>
          <w:sz w:val="23"/>
          <w:szCs w:val="23"/>
        </w:rPr>
      </w:pPr>
      <w:r>
        <w:rPr>
          <w:sz w:val="23"/>
          <w:szCs w:val="23"/>
        </w:rPr>
        <w:t>Login:</w:t>
      </w:r>
    </w:p>
    <w:p w14:paraId="3C6EE3B2" w14:textId="1BA60AA0" w:rsidR="003F37B3" w:rsidRDefault="00520FDB" w:rsidP="009A1ABB">
      <w:pPr>
        <w:pStyle w:val="ListParagraph"/>
        <w:numPr>
          <w:ilvl w:val="1"/>
          <w:numId w:val="29"/>
        </w:numPr>
        <w:rPr>
          <w:sz w:val="23"/>
          <w:szCs w:val="23"/>
        </w:rPr>
      </w:pPr>
      <w:r>
        <w:rPr>
          <w:sz w:val="23"/>
          <w:szCs w:val="23"/>
        </w:rPr>
        <w:t>Center Section:</w:t>
      </w:r>
    </w:p>
    <w:p w14:paraId="3587D74F" w14:textId="187E32C8" w:rsidR="009A1ABB" w:rsidRDefault="009A1ABB" w:rsidP="00520FDB">
      <w:pPr>
        <w:pStyle w:val="ListParagraph"/>
        <w:numPr>
          <w:ilvl w:val="2"/>
          <w:numId w:val="29"/>
        </w:numPr>
        <w:rPr>
          <w:sz w:val="23"/>
          <w:szCs w:val="23"/>
        </w:rPr>
      </w:pPr>
      <w:r>
        <w:rPr>
          <w:sz w:val="23"/>
          <w:szCs w:val="23"/>
        </w:rPr>
        <w:t>There is a username and password field in the center of the screen</w:t>
      </w:r>
    </w:p>
    <w:p w14:paraId="432C5368" w14:textId="16F5CE1A" w:rsidR="00FF6DFF" w:rsidRDefault="00EF0451" w:rsidP="00520FDB">
      <w:pPr>
        <w:pStyle w:val="ListParagraph"/>
        <w:numPr>
          <w:ilvl w:val="2"/>
          <w:numId w:val="29"/>
        </w:numPr>
        <w:rPr>
          <w:sz w:val="23"/>
          <w:szCs w:val="23"/>
        </w:rPr>
      </w:pPr>
      <w:r>
        <w:rPr>
          <w:sz w:val="23"/>
          <w:szCs w:val="23"/>
        </w:rPr>
        <w:t>Following login</w:t>
      </w:r>
      <w:r w:rsidR="001B1940">
        <w:rPr>
          <w:sz w:val="23"/>
          <w:szCs w:val="23"/>
        </w:rPr>
        <w:t xml:space="preserve"> credentials is an option to sign in with Google</w:t>
      </w:r>
    </w:p>
    <w:p w14:paraId="15E57837" w14:textId="77777777" w:rsidR="00056CF6" w:rsidRDefault="00056CF6" w:rsidP="00520FDB">
      <w:pPr>
        <w:pStyle w:val="ListParagraph"/>
        <w:numPr>
          <w:ilvl w:val="2"/>
          <w:numId w:val="29"/>
        </w:numPr>
        <w:rPr>
          <w:sz w:val="23"/>
          <w:szCs w:val="23"/>
        </w:rPr>
      </w:pPr>
      <w:r>
        <w:rPr>
          <w:sz w:val="23"/>
          <w:szCs w:val="23"/>
        </w:rPr>
        <w:lastRenderedPageBreak/>
        <w:t>Under is a submit button for login credentials</w:t>
      </w:r>
    </w:p>
    <w:p w14:paraId="190183BA" w14:textId="2A2664CC" w:rsidR="00B22921" w:rsidRPr="00B22921" w:rsidRDefault="0017195A" w:rsidP="00B22921">
      <w:pPr>
        <w:pStyle w:val="ListParagraph"/>
        <w:numPr>
          <w:ilvl w:val="1"/>
          <w:numId w:val="29"/>
        </w:numPr>
        <w:rPr>
          <w:sz w:val="23"/>
          <w:szCs w:val="23"/>
        </w:rPr>
      </w:pPr>
      <w:r>
        <w:rPr>
          <w:sz w:val="23"/>
          <w:szCs w:val="23"/>
        </w:rPr>
        <w:t xml:space="preserve">Outside of </w:t>
      </w:r>
      <w:r w:rsidR="00C122CD">
        <w:rPr>
          <w:sz w:val="23"/>
          <w:szCs w:val="23"/>
        </w:rPr>
        <w:t>center section is</w:t>
      </w:r>
      <w:r w:rsidR="00C955BD">
        <w:rPr>
          <w:sz w:val="23"/>
          <w:szCs w:val="23"/>
        </w:rPr>
        <w:t xml:space="preserve"> a link to forgot password and a separate link for creating new user account</w:t>
      </w:r>
    </w:p>
    <w:p w14:paraId="62645681" w14:textId="4A10E686" w:rsidR="00D16E04" w:rsidRDefault="00E32871" w:rsidP="00866A43">
      <w:pPr>
        <w:pStyle w:val="ListParagraph"/>
        <w:numPr>
          <w:ilvl w:val="1"/>
          <w:numId w:val="29"/>
        </w:numPr>
        <w:rPr>
          <w:sz w:val="23"/>
          <w:szCs w:val="23"/>
        </w:rPr>
      </w:pPr>
      <w:r>
        <w:rPr>
          <w:sz w:val="23"/>
          <w:szCs w:val="23"/>
        </w:rPr>
        <w:t>Creating New User</w:t>
      </w:r>
      <w:r w:rsidR="00AF1013">
        <w:rPr>
          <w:sz w:val="23"/>
          <w:szCs w:val="23"/>
        </w:rPr>
        <w:t xml:space="preserve"> Login:</w:t>
      </w:r>
    </w:p>
    <w:p w14:paraId="24B82D86" w14:textId="09F5ED48" w:rsidR="00AF1013" w:rsidRDefault="00DE2719" w:rsidP="00AF1013">
      <w:pPr>
        <w:pStyle w:val="ListParagraph"/>
        <w:numPr>
          <w:ilvl w:val="2"/>
          <w:numId w:val="29"/>
        </w:numPr>
        <w:rPr>
          <w:sz w:val="23"/>
          <w:szCs w:val="23"/>
        </w:rPr>
      </w:pPr>
      <w:r>
        <w:rPr>
          <w:sz w:val="23"/>
          <w:szCs w:val="23"/>
        </w:rPr>
        <w:t>Form for users to input</w:t>
      </w:r>
      <w:r w:rsidR="00870F21">
        <w:rPr>
          <w:sz w:val="23"/>
          <w:szCs w:val="23"/>
        </w:rPr>
        <w:t xml:space="preserve"> their </w:t>
      </w:r>
      <w:r w:rsidR="00B22921">
        <w:rPr>
          <w:sz w:val="23"/>
          <w:szCs w:val="23"/>
        </w:rPr>
        <w:t>n</w:t>
      </w:r>
      <w:r w:rsidR="00870F21">
        <w:rPr>
          <w:sz w:val="23"/>
          <w:szCs w:val="23"/>
        </w:rPr>
        <w:t>ame, phone number, email address</w:t>
      </w:r>
      <w:r w:rsidR="00B22921">
        <w:rPr>
          <w:sz w:val="23"/>
          <w:szCs w:val="23"/>
        </w:rPr>
        <w:t>, and password</w:t>
      </w:r>
    </w:p>
    <w:p w14:paraId="23DE66F1" w14:textId="06B60C1A" w:rsidR="00B22921" w:rsidRDefault="00AB063A" w:rsidP="00AF1013">
      <w:pPr>
        <w:pStyle w:val="ListParagraph"/>
        <w:numPr>
          <w:ilvl w:val="2"/>
          <w:numId w:val="29"/>
        </w:numPr>
        <w:rPr>
          <w:sz w:val="23"/>
          <w:szCs w:val="23"/>
        </w:rPr>
      </w:pPr>
      <w:r>
        <w:rPr>
          <w:sz w:val="23"/>
          <w:szCs w:val="23"/>
        </w:rPr>
        <w:t xml:space="preserve">Central </w:t>
      </w:r>
      <w:proofErr w:type="gramStart"/>
      <w:r>
        <w:rPr>
          <w:sz w:val="23"/>
          <w:szCs w:val="23"/>
        </w:rPr>
        <w:t>create</w:t>
      </w:r>
      <w:proofErr w:type="gramEnd"/>
      <w:r>
        <w:rPr>
          <w:sz w:val="23"/>
          <w:szCs w:val="23"/>
        </w:rPr>
        <w:t xml:space="preserve"> account button</w:t>
      </w:r>
      <w:r w:rsidR="00144FD4">
        <w:rPr>
          <w:sz w:val="23"/>
          <w:szCs w:val="23"/>
        </w:rPr>
        <w:t xml:space="preserve"> under text fields</w:t>
      </w:r>
    </w:p>
    <w:p w14:paraId="2566B625" w14:textId="05687CF9" w:rsidR="00AF1013" w:rsidRDefault="00AF1013" w:rsidP="00866A43">
      <w:pPr>
        <w:pStyle w:val="ListParagraph"/>
        <w:numPr>
          <w:ilvl w:val="1"/>
          <w:numId w:val="29"/>
        </w:numPr>
        <w:rPr>
          <w:sz w:val="23"/>
          <w:szCs w:val="23"/>
        </w:rPr>
      </w:pPr>
      <w:r>
        <w:rPr>
          <w:sz w:val="23"/>
          <w:szCs w:val="23"/>
        </w:rPr>
        <w:t>Forgot Password:</w:t>
      </w:r>
    </w:p>
    <w:p w14:paraId="34910C6E" w14:textId="18CCCEC3" w:rsidR="00AF1013" w:rsidRDefault="00AD03AB" w:rsidP="00AF1013">
      <w:pPr>
        <w:pStyle w:val="ListParagraph"/>
        <w:numPr>
          <w:ilvl w:val="2"/>
          <w:numId w:val="29"/>
        </w:numPr>
        <w:rPr>
          <w:sz w:val="23"/>
          <w:szCs w:val="23"/>
        </w:rPr>
      </w:pPr>
      <w:r>
        <w:rPr>
          <w:sz w:val="23"/>
          <w:szCs w:val="23"/>
        </w:rPr>
        <w:t xml:space="preserve">Text field for </w:t>
      </w:r>
      <w:proofErr w:type="gramStart"/>
      <w:r>
        <w:rPr>
          <w:sz w:val="23"/>
          <w:szCs w:val="23"/>
        </w:rPr>
        <w:t>user</w:t>
      </w:r>
      <w:proofErr w:type="gramEnd"/>
      <w:r>
        <w:rPr>
          <w:sz w:val="23"/>
          <w:szCs w:val="23"/>
        </w:rPr>
        <w:t xml:space="preserve"> to input account phone number or email address</w:t>
      </w:r>
    </w:p>
    <w:p w14:paraId="132DD8DB" w14:textId="4855BB3D" w:rsidR="00AD03AB" w:rsidRDefault="00D60A89" w:rsidP="00AF1013">
      <w:pPr>
        <w:pStyle w:val="ListParagraph"/>
        <w:numPr>
          <w:ilvl w:val="2"/>
          <w:numId w:val="29"/>
        </w:numPr>
        <w:rPr>
          <w:sz w:val="23"/>
          <w:szCs w:val="23"/>
        </w:rPr>
      </w:pPr>
      <w:r>
        <w:rPr>
          <w:sz w:val="23"/>
          <w:szCs w:val="23"/>
        </w:rPr>
        <w:t>Button labeled “send reset code”</w:t>
      </w:r>
    </w:p>
    <w:p w14:paraId="4E3CF0B1" w14:textId="60ED4B20" w:rsidR="00BA65BF" w:rsidRDefault="006556FE" w:rsidP="00AF1013">
      <w:pPr>
        <w:pStyle w:val="ListParagraph"/>
        <w:numPr>
          <w:ilvl w:val="2"/>
          <w:numId w:val="29"/>
        </w:numPr>
        <w:rPr>
          <w:sz w:val="23"/>
          <w:szCs w:val="23"/>
        </w:rPr>
      </w:pPr>
      <w:r>
        <w:rPr>
          <w:sz w:val="23"/>
          <w:szCs w:val="23"/>
        </w:rPr>
        <w:t>Text field for security code</w:t>
      </w:r>
    </w:p>
    <w:p w14:paraId="55378107" w14:textId="04F694FC" w:rsidR="00403223" w:rsidRPr="00C6223F" w:rsidRDefault="00403223" w:rsidP="00AF1013">
      <w:pPr>
        <w:pStyle w:val="ListParagraph"/>
        <w:numPr>
          <w:ilvl w:val="2"/>
          <w:numId w:val="29"/>
        </w:numPr>
        <w:rPr>
          <w:sz w:val="23"/>
          <w:szCs w:val="23"/>
        </w:rPr>
      </w:pPr>
      <w:r>
        <w:rPr>
          <w:sz w:val="23"/>
          <w:szCs w:val="23"/>
        </w:rPr>
        <w:t xml:space="preserve">If security code is correct, then we </w:t>
      </w:r>
      <w:r w:rsidR="00CD6F05">
        <w:rPr>
          <w:sz w:val="23"/>
          <w:szCs w:val="23"/>
        </w:rPr>
        <w:t>open the</w:t>
      </w:r>
      <w:r w:rsidR="007E6C35">
        <w:rPr>
          <w:sz w:val="23"/>
          <w:szCs w:val="23"/>
        </w:rPr>
        <w:t xml:space="preserve"> “new password” text field</w:t>
      </w:r>
    </w:p>
    <w:p w14:paraId="76DA91CB" w14:textId="1FC03A2C" w:rsidR="3C549C2C" w:rsidRDefault="3C549C2C" w:rsidP="3C549C2C">
      <w:pPr>
        <w:rPr>
          <w:sz w:val="23"/>
          <w:szCs w:val="23"/>
        </w:rPr>
      </w:pPr>
    </w:p>
    <w:p w14:paraId="6553F896" w14:textId="7857489C" w:rsidR="3C549C2C" w:rsidRDefault="3C549C2C" w:rsidP="3C549C2C">
      <w:pPr>
        <w:rPr>
          <w:sz w:val="23"/>
          <w:szCs w:val="23"/>
        </w:rPr>
      </w:pPr>
    </w:p>
    <w:p w14:paraId="677B27CF" w14:textId="3D0C3B1C" w:rsidR="3C549C2C" w:rsidRDefault="3C549C2C" w:rsidP="3C549C2C">
      <w:pPr>
        <w:rPr>
          <w:sz w:val="23"/>
          <w:szCs w:val="23"/>
        </w:rPr>
      </w:pPr>
    </w:p>
    <w:p w14:paraId="5E5E6AAB" w14:textId="54BF15D1" w:rsidR="3C549C2C" w:rsidRDefault="3C549C2C" w:rsidP="3C549C2C">
      <w:pPr>
        <w:rPr>
          <w:sz w:val="23"/>
          <w:szCs w:val="23"/>
        </w:rPr>
      </w:pPr>
    </w:p>
    <w:p w14:paraId="5D8EF0B2" w14:textId="59856649" w:rsidR="3C549C2C" w:rsidRDefault="3C549C2C" w:rsidP="3C549C2C">
      <w:pPr>
        <w:rPr>
          <w:sz w:val="23"/>
          <w:szCs w:val="23"/>
        </w:rPr>
      </w:pPr>
    </w:p>
    <w:p w14:paraId="190BAB9D" w14:textId="22C5AFC5" w:rsidR="3C549C2C" w:rsidRDefault="3C549C2C" w:rsidP="3C549C2C">
      <w:pPr>
        <w:rPr>
          <w:sz w:val="23"/>
          <w:szCs w:val="23"/>
        </w:rPr>
      </w:pPr>
    </w:p>
    <w:p w14:paraId="36FEA212" w14:textId="698924A7" w:rsidR="3C549C2C" w:rsidRDefault="3C549C2C" w:rsidP="3C549C2C">
      <w:pPr>
        <w:rPr>
          <w:sz w:val="23"/>
          <w:szCs w:val="23"/>
        </w:rPr>
      </w:pPr>
    </w:p>
    <w:p w14:paraId="43577D38" w14:textId="63693410" w:rsidR="3C549C2C" w:rsidRDefault="3C549C2C" w:rsidP="3C549C2C">
      <w:pPr>
        <w:rPr>
          <w:sz w:val="23"/>
          <w:szCs w:val="23"/>
        </w:rPr>
      </w:pPr>
    </w:p>
    <w:p w14:paraId="178443EE" w14:textId="23E3712D" w:rsidR="3C549C2C" w:rsidRDefault="3C549C2C" w:rsidP="3C549C2C">
      <w:pPr>
        <w:rPr>
          <w:sz w:val="23"/>
          <w:szCs w:val="23"/>
        </w:rPr>
      </w:pPr>
    </w:p>
    <w:p w14:paraId="4A90224C" w14:textId="4AEFEAB8" w:rsidR="3C549C2C" w:rsidRDefault="3C549C2C" w:rsidP="3C549C2C">
      <w:pPr>
        <w:rPr>
          <w:sz w:val="23"/>
          <w:szCs w:val="23"/>
        </w:rPr>
      </w:pPr>
    </w:p>
    <w:p w14:paraId="3C6D06DE" w14:textId="0C3DB5B6" w:rsidR="3C549C2C" w:rsidRDefault="3C549C2C" w:rsidP="3C549C2C">
      <w:pPr>
        <w:rPr>
          <w:sz w:val="23"/>
          <w:szCs w:val="23"/>
        </w:rPr>
      </w:pPr>
    </w:p>
    <w:p w14:paraId="63098EF7" w14:textId="2070EB75" w:rsidR="3C549C2C" w:rsidRDefault="3C549C2C" w:rsidP="3C549C2C">
      <w:pPr>
        <w:rPr>
          <w:sz w:val="23"/>
          <w:szCs w:val="23"/>
        </w:rPr>
      </w:pPr>
    </w:p>
    <w:p w14:paraId="19A9865B" w14:textId="3AF339F1" w:rsidR="3C549C2C" w:rsidRDefault="3C549C2C" w:rsidP="3C549C2C">
      <w:pPr>
        <w:rPr>
          <w:sz w:val="23"/>
          <w:szCs w:val="23"/>
        </w:rPr>
      </w:pPr>
    </w:p>
    <w:p w14:paraId="71C1EB59" w14:textId="2F9F5493" w:rsidR="3C549C2C" w:rsidRDefault="3C549C2C" w:rsidP="3C549C2C">
      <w:pPr>
        <w:rPr>
          <w:sz w:val="23"/>
          <w:szCs w:val="23"/>
        </w:rPr>
      </w:pPr>
    </w:p>
    <w:p w14:paraId="12EF133F" w14:textId="4BDA1411" w:rsidR="3C549C2C" w:rsidRDefault="3C549C2C" w:rsidP="3C549C2C">
      <w:pPr>
        <w:rPr>
          <w:sz w:val="23"/>
          <w:szCs w:val="23"/>
        </w:rPr>
      </w:pPr>
    </w:p>
    <w:p w14:paraId="122F60F9" w14:textId="5F8F6F5F" w:rsidR="3C549C2C" w:rsidRDefault="3C549C2C" w:rsidP="3C549C2C">
      <w:pPr>
        <w:rPr>
          <w:sz w:val="23"/>
          <w:szCs w:val="23"/>
        </w:rPr>
      </w:pPr>
    </w:p>
    <w:p w14:paraId="52FE9ADC" w14:textId="470CCB83" w:rsidR="3C549C2C" w:rsidRDefault="3C549C2C" w:rsidP="3C549C2C">
      <w:pPr>
        <w:rPr>
          <w:sz w:val="23"/>
          <w:szCs w:val="23"/>
        </w:rPr>
      </w:pPr>
    </w:p>
    <w:p w14:paraId="3C65232E" w14:textId="551FE4FB" w:rsidR="3C549C2C" w:rsidRDefault="3C549C2C" w:rsidP="3C549C2C">
      <w:pPr>
        <w:rPr>
          <w:sz w:val="23"/>
          <w:szCs w:val="23"/>
        </w:rPr>
      </w:pPr>
    </w:p>
    <w:p w14:paraId="5D8CB907" w14:textId="29F11E92" w:rsidR="3C549C2C" w:rsidRDefault="3C549C2C" w:rsidP="3C549C2C">
      <w:pPr>
        <w:rPr>
          <w:sz w:val="23"/>
          <w:szCs w:val="23"/>
        </w:rPr>
      </w:pPr>
    </w:p>
    <w:p w14:paraId="2E943951" w14:textId="39C4113C" w:rsidR="27EBD17E" w:rsidRDefault="27EBD17E" w:rsidP="27EBD17E">
      <w:pPr>
        <w:rPr>
          <w:sz w:val="23"/>
          <w:szCs w:val="23"/>
        </w:rPr>
      </w:pPr>
    </w:p>
    <w:p w14:paraId="47643D0F" w14:textId="77777777" w:rsidR="00415005" w:rsidRDefault="00415005" w:rsidP="27EBD17E">
      <w:pPr>
        <w:rPr>
          <w:sz w:val="23"/>
          <w:szCs w:val="23"/>
        </w:rPr>
        <w:sectPr w:rsidR="00415005" w:rsidSect="00D04FA6">
          <w:footerReference w:type="default" r:id="rId25"/>
          <w:footerReference w:type="first" r:id="rId26"/>
          <w:pgSz w:w="12240" w:h="15840"/>
          <w:pgMar w:top="1440" w:right="1440" w:bottom="1440" w:left="1440" w:header="720" w:footer="720" w:gutter="0"/>
          <w:cols w:space="720"/>
          <w:titlePg/>
          <w:docGrid w:linePitch="360"/>
        </w:sectPr>
      </w:pPr>
    </w:p>
    <w:p w14:paraId="4B6611AE" w14:textId="0B15DDAA" w:rsidR="02D6A4D0" w:rsidRPr="006B5A5C" w:rsidRDefault="00B82196" w:rsidP="006B5A5C">
      <w:pPr>
        <w:pStyle w:val="Heading2"/>
      </w:pPr>
      <w:bookmarkStart w:id="26" w:name="_Toc209304408"/>
      <w:r>
        <w:lastRenderedPageBreak/>
        <w:t>Data Ma</w:t>
      </w:r>
      <w:r w:rsidR="00C62E77">
        <w:t>nagem</w:t>
      </w:r>
      <w:r w:rsidR="001B53C4">
        <w:t>ent</w:t>
      </w:r>
      <w:r w:rsidR="00CA7C66">
        <w:t xml:space="preserve"> Plan</w:t>
      </w:r>
      <w:r w:rsidR="001B13F8">
        <w:t>:</w:t>
      </w:r>
      <w:bookmarkEnd w:id="26"/>
    </w:p>
    <w:p w14:paraId="723F5124" w14:textId="4556FD79" w:rsidR="02D6A4D0" w:rsidRPr="00852900" w:rsidRDefault="001627A6" w:rsidP="02D6A4D0">
      <w:pPr>
        <w:rPr>
          <w:rFonts w:ascii="Times New Roman" w:eastAsia="ArialMT" w:hAnsi="Times New Roman" w:cs="Times New Roman"/>
          <w:b/>
          <w:bCs/>
          <w:sz w:val="24"/>
          <w:szCs w:val="24"/>
        </w:rPr>
      </w:pPr>
      <w:r w:rsidRPr="00852900">
        <w:rPr>
          <w:rFonts w:ascii="Times New Roman" w:eastAsia="ArialMT" w:hAnsi="Times New Roman" w:cs="Times New Roman"/>
          <w:b/>
          <w:bCs/>
          <w:sz w:val="24"/>
          <w:szCs w:val="24"/>
        </w:rPr>
        <w:t>Manager</w:t>
      </w:r>
      <w:r w:rsidR="00E13A25" w:rsidRPr="00852900">
        <w:rPr>
          <w:rFonts w:ascii="Times New Roman" w:eastAsia="ArialMT" w:hAnsi="Times New Roman" w:cs="Times New Roman"/>
          <w:b/>
          <w:bCs/>
          <w:sz w:val="24"/>
          <w:szCs w:val="24"/>
        </w:rPr>
        <w:t>:</w:t>
      </w:r>
    </w:p>
    <w:p w14:paraId="5F60E43E" w14:textId="18A195FA" w:rsidR="004B6DC3" w:rsidRDefault="004B6DC3" w:rsidP="00CF20F2">
      <w:pPr>
        <w:pStyle w:val="ListParagraph"/>
        <w:numPr>
          <w:ilvl w:val="0"/>
          <w:numId w:val="28"/>
        </w:numPr>
        <w:rPr>
          <w:rFonts w:eastAsia="ArialMT"/>
        </w:rPr>
      </w:pPr>
      <w:r>
        <w:rPr>
          <w:rFonts w:eastAsia="ArialMT"/>
        </w:rPr>
        <w:t xml:space="preserve">Can view </w:t>
      </w:r>
      <w:r w:rsidR="007846C8">
        <w:rPr>
          <w:rFonts w:eastAsia="ArialMT"/>
        </w:rPr>
        <w:t xml:space="preserve">and modify </w:t>
      </w:r>
      <w:r>
        <w:rPr>
          <w:rFonts w:eastAsia="ArialMT"/>
        </w:rPr>
        <w:t>all pages</w:t>
      </w:r>
    </w:p>
    <w:p w14:paraId="18DC799F" w14:textId="087DDBAB" w:rsidR="00512D6E" w:rsidRDefault="00512D6E" w:rsidP="00CF20F2">
      <w:pPr>
        <w:pStyle w:val="ListParagraph"/>
        <w:numPr>
          <w:ilvl w:val="0"/>
          <w:numId w:val="28"/>
        </w:numPr>
        <w:rPr>
          <w:rFonts w:eastAsia="ArialMT"/>
        </w:rPr>
      </w:pPr>
      <w:r>
        <w:rPr>
          <w:rFonts w:eastAsia="ArialMT"/>
        </w:rPr>
        <w:t>Main/Landing Page:</w:t>
      </w:r>
    </w:p>
    <w:p w14:paraId="4A68EB50" w14:textId="7E3E5C99" w:rsidR="00512D6E" w:rsidRDefault="00512D6E" w:rsidP="00512D6E">
      <w:pPr>
        <w:pStyle w:val="ListParagraph"/>
        <w:numPr>
          <w:ilvl w:val="1"/>
          <w:numId w:val="28"/>
        </w:numPr>
        <w:rPr>
          <w:rFonts w:eastAsia="ArialMT"/>
        </w:rPr>
      </w:pPr>
      <w:r>
        <w:rPr>
          <w:rFonts w:eastAsia="ArialMT"/>
        </w:rPr>
        <w:t>Can modify the current</w:t>
      </w:r>
      <w:r w:rsidR="00420CA4">
        <w:rPr>
          <w:rFonts w:eastAsia="ArialMT"/>
        </w:rPr>
        <w:t xml:space="preserve"> highlights of the menu</w:t>
      </w:r>
    </w:p>
    <w:p w14:paraId="63288204" w14:textId="556F4E87" w:rsidR="000E0F87" w:rsidRPr="00CF20F2" w:rsidRDefault="00306E08" w:rsidP="00CF20F2">
      <w:pPr>
        <w:pStyle w:val="ListParagraph"/>
        <w:numPr>
          <w:ilvl w:val="0"/>
          <w:numId w:val="28"/>
        </w:numPr>
        <w:rPr>
          <w:rFonts w:eastAsia="ArialMT"/>
        </w:rPr>
      </w:pPr>
      <w:r>
        <w:rPr>
          <w:rFonts w:eastAsia="ArialMT"/>
        </w:rPr>
        <w:t>Menu Page:</w:t>
      </w:r>
    </w:p>
    <w:p w14:paraId="432189F9" w14:textId="6B8A8C02" w:rsidR="00A33D8E" w:rsidRDefault="006F41DD" w:rsidP="00A33D8E">
      <w:pPr>
        <w:pStyle w:val="ListParagraph"/>
        <w:numPr>
          <w:ilvl w:val="1"/>
          <w:numId w:val="28"/>
        </w:numPr>
        <w:rPr>
          <w:rFonts w:eastAsia="ArialMT"/>
        </w:rPr>
      </w:pPr>
      <w:r>
        <w:rPr>
          <w:rFonts w:eastAsia="ArialMT"/>
        </w:rPr>
        <w:t>Remove</w:t>
      </w:r>
      <w:r w:rsidR="005D6176">
        <w:rPr>
          <w:rFonts w:eastAsia="ArialMT"/>
        </w:rPr>
        <w:t>, add, or edit menu items</w:t>
      </w:r>
    </w:p>
    <w:p w14:paraId="311F8042" w14:textId="6613F652" w:rsidR="008A36BF" w:rsidRDefault="008A36BF" w:rsidP="008A36BF">
      <w:pPr>
        <w:pStyle w:val="ListParagraph"/>
        <w:numPr>
          <w:ilvl w:val="1"/>
          <w:numId w:val="28"/>
        </w:numPr>
        <w:rPr>
          <w:rFonts w:eastAsia="ArialMT"/>
        </w:rPr>
      </w:pPr>
      <w:r>
        <w:rPr>
          <w:rFonts w:eastAsia="ArialMT"/>
        </w:rPr>
        <w:t>Can modify item descriptions</w:t>
      </w:r>
      <w:r w:rsidR="008D577A">
        <w:rPr>
          <w:rFonts w:eastAsia="ArialMT"/>
        </w:rPr>
        <w:t xml:space="preserve">, graphics, and </w:t>
      </w:r>
      <w:r>
        <w:rPr>
          <w:rFonts w:eastAsia="ArialMT"/>
        </w:rPr>
        <w:t>modifications</w:t>
      </w:r>
    </w:p>
    <w:p w14:paraId="08FE708F" w14:textId="16D8B33E" w:rsidR="008A36BF" w:rsidRDefault="00A32380" w:rsidP="00A32380">
      <w:pPr>
        <w:pStyle w:val="ListParagraph"/>
        <w:numPr>
          <w:ilvl w:val="0"/>
          <w:numId w:val="28"/>
        </w:numPr>
        <w:rPr>
          <w:rFonts w:eastAsia="ArialMT"/>
        </w:rPr>
      </w:pPr>
      <w:r>
        <w:rPr>
          <w:rFonts w:eastAsia="ArialMT"/>
        </w:rPr>
        <w:t>About Page:</w:t>
      </w:r>
    </w:p>
    <w:p w14:paraId="32E39650" w14:textId="7B1E6F28" w:rsidR="00A32380" w:rsidRDefault="006F41DD" w:rsidP="00A32380">
      <w:pPr>
        <w:pStyle w:val="ListParagraph"/>
        <w:numPr>
          <w:ilvl w:val="1"/>
          <w:numId w:val="28"/>
        </w:numPr>
        <w:rPr>
          <w:rFonts w:eastAsia="ArialMT"/>
        </w:rPr>
      </w:pPr>
      <w:r>
        <w:rPr>
          <w:rFonts w:eastAsia="ArialMT"/>
        </w:rPr>
        <w:t>Update</w:t>
      </w:r>
      <w:r w:rsidR="00BB4E8D">
        <w:rPr>
          <w:rFonts w:eastAsia="ArialMT"/>
        </w:rPr>
        <w:t xml:space="preserve"> business description and </w:t>
      </w:r>
      <w:r w:rsidR="009E18EF">
        <w:rPr>
          <w:rFonts w:eastAsia="ArialMT"/>
        </w:rPr>
        <w:t>graphics</w:t>
      </w:r>
    </w:p>
    <w:p w14:paraId="122CC6D6" w14:textId="1867247A" w:rsidR="009E18EF" w:rsidRDefault="009E18EF" w:rsidP="00A32380">
      <w:pPr>
        <w:pStyle w:val="ListParagraph"/>
        <w:numPr>
          <w:ilvl w:val="1"/>
          <w:numId w:val="28"/>
        </w:numPr>
        <w:rPr>
          <w:rFonts w:eastAsia="ArialMT"/>
        </w:rPr>
      </w:pPr>
      <w:r>
        <w:rPr>
          <w:rFonts w:eastAsia="ArialMT"/>
        </w:rPr>
        <w:t>Can update restaurant contact information</w:t>
      </w:r>
    </w:p>
    <w:p w14:paraId="3CB8EEB1" w14:textId="7D3B1145" w:rsidR="009E18EF" w:rsidRDefault="00C8640B" w:rsidP="00C8640B">
      <w:pPr>
        <w:pStyle w:val="ListParagraph"/>
        <w:numPr>
          <w:ilvl w:val="0"/>
          <w:numId w:val="28"/>
        </w:numPr>
        <w:rPr>
          <w:rFonts w:eastAsia="ArialMT"/>
        </w:rPr>
      </w:pPr>
      <w:r>
        <w:rPr>
          <w:rFonts w:eastAsia="ArialMT"/>
        </w:rPr>
        <w:t>Merchandise Page:</w:t>
      </w:r>
    </w:p>
    <w:p w14:paraId="541FFFF9" w14:textId="3D219411" w:rsidR="0033020F" w:rsidRDefault="00A46B2B" w:rsidP="0033020F">
      <w:pPr>
        <w:pStyle w:val="ListParagraph"/>
        <w:numPr>
          <w:ilvl w:val="1"/>
          <w:numId w:val="28"/>
        </w:numPr>
        <w:rPr>
          <w:rFonts w:eastAsia="ArialMT"/>
        </w:rPr>
      </w:pPr>
      <w:r>
        <w:rPr>
          <w:rFonts w:eastAsia="ArialMT"/>
        </w:rPr>
        <w:t>A</w:t>
      </w:r>
      <w:r w:rsidR="00C8640B">
        <w:rPr>
          <w:rFonts w:eastAsia="ArialMT"/>
        </w:rPr>
        <w:t>dd, remove, or modify merchandise items</w:t>
      </w:r>
    </w:p>
    <w:p w14:paraId="70E119F1" w14:textId="68117829" w:rsidR="007D5259" w:rsidRDefault="007D5259" w:rsidP="007D5259">
      <w:pPr>
        <w:pStyle w:val="ListParagraph"/>
        <w:numPr>
          <w:ilvl w:val="0"/>
          <w:numId w:val="28"/>
        </w:numPr>
        <w:rPr>
          <w:rFonts w:eastAsia="ArialMT"/>
        </w:rPr>
      </w:pPr>
      <w:r>
        <w:rPr>
          <w:rFonts w:eastAsia="ArialMT"/>
        </w:rPr>
        <w:t>Dashboard:</w:t>
      </w:r>
    </w:p>
    <w:p w14:paraId="6A1A6D8A" w14:textId="09A69D96" w:rsidR="007D5259" w:rsidRDefault="00F5238F" w:rsidP="007D5259">
      <w:pPr>
        <w:pStyle w:val="ListParagraph"/>
        <w:numPr>
          <w:ilvl w:val="1"/>
          <w:numId w:val="28"/>
        </w:numPr>
        <w:rPr>
          <w:rFonts w:eastAsia="ArialMT"/>
        </w:rPr>
      </w:pPr>
      <w:r>
        <w:rPr>
          <w:rFonts w:eastAsia="ArialMT"/>
        </w:rPr>
        <w:t>Access</w:t>
      </w:r>
      <w:r w:rsidR="00E85624">
        <w:rPr>
          <w:rFonts w:eastAsia="ArialMT"/>
        </w:rPr>
        <w:t xml:space="preserve"> employee </w:t>
      </w:r>
      <w:r w:rsidR="00DC256B">
        <w:rPr>
          <w:rFonts w:eastAsia="ArialMT"/>
        </w:rPr>
        <w:t>names, emails, phone numbers,</w:t>
      </w:r>
      <w:r w:rsidR="00660C0F">
        <w:rPr>
          <w:rFonts w:eastAsia="ArialMT"/>
        </w:rPr>
        <w:t xml:space="preserve"> and</w:t>
      </w:r>
      <w:r w:rsidR="00DC256B">
        <w:rPr>
          <w:rFonts w:eastAsia="ArialMT"/>
        </w:rPr>
        <w:t xml:space="preserve"> employee IDs</w:t>
      </w:r>
    </w:p>
    <w:p w14:paraId="5CF6F7C5" w14:textId="247B2650" w:rsidR="00E85624" w:rsidRDefault="00F5238F" w:rsidP="007D5259">
      <w:pPr>
        <w:pStyle w:val="ListParagraph"/>
        <w:numPr>
          <w:ilvl w:val="1"/>
          <w:numId w:val="28"/>
        </w:numPr>
        <w:rPr>
          <w:rFonts w:eastAsia="ArialMT"/>
        </w:rPr>
      </w:pPr>
      <w:r>
        <w:rPr>
          <w:rFonts w:eastAsia="ArialMT"/>
        </w:rPr>
        <w:t>V</w:t>
      </w:r>
      <w:r w:rsidR="004A5E52">
        <w:rPr>
          <w:rFonts w:eastAsia="ArialMT"/>
        </w:rPr>
        <w:t xml:space="preserve">iew </w:t>
      </w:r>
      <w:r>
        <w:rPr>
          <w:rFonts w:eastAsia="ArialMT"/>
        </w:rPr>
        <w:t xml:space="preserve">and modify </w:t>
      </w:r>
      <w:r w:rsidR="004A5E52">
        <w:rPr>
          <w:rFonts w:eastAsia="ArialMT"/>
        </w:rPr>
        <w:t>full inventory</w:t>
      </w:r>
    </w:p>
    <w:p w14:paraId="7A5207A1" w14:textId="0E7EEFE5" w:rsidR="004A5E52" w:rsidRDefault="00962190" w:rsidP="007D5259">
      <w:pPr>
        <w:pStyle w:val="ListParagraph"/>
        <w:numPr>
          <w:ilvl w:val="1"/>
          <w:numId w:val="28"/>
        </w:numPr>
        <w:rPr>
          <w:rFonts w:eastAsia="ArialMT"/>
        </w:rPr>
      </w:pPr>
      <w:r>
        <w:rPr>
          <w:rFonts w:eastAsia="ArialMT"/>
        </w:rPr>
        <w:t xml:space="preserve">View, modify, and </w:t>
      </w:r>
      <w:r w:rsidR="00BE0016">
        <w:rPr>
          <w:rFonts w:eastAsia="ArialMT"/>
        </w:rPr>
        <w:t>cancel current order</w:t>
      </w:r>
      <w:r w:rsidR="00582799">
        <w:rPr>
          <w:rFonts w:eastAsia="ArialMT"/>
        </w:rPr>
        <w:t xml:space="preserve"> records</w:t>
      </w:r>
    </w:p>
    <w:p w14:paraId="62F9FCED" w14:textId="3AD3B01A" w:rsidR="006A765D" w:rsidRDefault="006A765D" w:rsidP="007D5259">
      <w:pPr>
        <w:pStyle w:val="ListParagraph"/>
        <w:numPr>
          <w:ilvl w:val="1"/>
          <w:numId w:val="28"/>
        </w:numPr>
        <w:rPr>
          <w:rFonts w:eastAsia="ArialMT"/>
        </w:rPr>
      </w:pPr>
      <w:r>
        <w:rPr>
          <w:rFonts w:eastAsia="ArialMT"/>
        </w:rPr>
        <w:t>Create</w:t>
      </w:r>
      <w:r w:rsidR="003B3CF8">
        <w:rPr>
          <w:rFonts w:eastAsia="ArialMT"/>
        </w:rPr>
        <w:t>, remove</w:t>
      </w:r>
      <w:r>
        <w:rPr>
          <w:rFonts w:eastAsia="ArialMT"/>
        </w:rPr>
        <w:t xml:space="preserve"> and edit </w:t>
      </w:r>
      <w:proofErr w:type="gramStart"/>
      <w:r>
        <w:rPr>
          <w:rFonts w:eastAsia="ArialMT"/>
        </w:rPr>
        <w:t>customer</w:t>
      </w:r>
      <w:proofErr w:type="gramEnd"/>
      <w:r>
        <w:rPr>
          <w:rFonts w:eastAsia="ArialMT"/>
        </w:rPr>
        <w:t xml:space="preserve"> </w:t>
      </w:r>
      <w:r w:rsidR="003B3CF8">
        <w:rPr>
          <w:rFonts w:eastAsia="ArialMT"/>
        </w:rPr>
        <w:t>from customer directory</w:t>
      </w:r>
    </w:p>
    <w:p w14:paraId="697F3ED9" w14:textId="772582C4" w:rsidR="00BE0016" w:rsidRDefault="0089773C" w:rsidP="007D5259">
      <w:pPr>
        <w:pStyle w:val="ListParagraph"/>
        <w:numPr>
          <w:ilvl w:val="1"/>
          <w:numId w:val="28"/>
        </w:numPr>
        <w:rPr>
          <w:rFonts w:eastAsia="ArialMT"/>
        </w:rPr>
      </w:pPr>
      <w:r>
        <w:rPr>
          <w:rFonts w:eastAsia="ArialMT"/>
        </w:rPr>
        <w:t>View, and edit</w:t>
      </w:r>
      <w:r w:rsidR="004077E3">
        <w:rPr>
          <w:rFonts w:eastAsia="ArialMT"/>
        </w:rPr>
        <w:t xml:space="preserve"> </w:t>
      </w:r>
      <w:r w:rsidR="00DC2263">
        <w:rPr>
          <w:rFonts w:eastAsia="ArialMT"/>
        </w:rPr>
        <w:t>time sheet</w:t>
      </w:r>
      <w:r w:rsidR="004077E3">
        <w:rPr>
          <w:rFonts w:eastAsia="ArialMT"/>
        </w:rPr>
        <w:t xml:space="preserve"> info</w:t>
      </w:r>
      <w:r w:rsidR="00F439E5">
        <w:rPr>
          <w:rFonts w:eastAsia="ArialMT"/>
        </w:rPr>
        <w:t>rmation for employees</w:t>
      </w:r>
    </w:p>
    <w:p w14:paraId="5C5EA761" w14:textId="286ECB20" w:rsidR="00F439E5" w:rsidRDefault="008C5459" w:rsidP="007D5259">
      <w:pPr>
        <w:pStyle w:val="ListParagraph"/>
        <w:numPr>
          <w:ilvl w:val="1"/>
          <w:numId w:val="28"/>
        </w:numPr>
        <w:rPr>
          <w:rFonts w:eastAsia="ArialMT"/>
        </w:rPr>
      </w:pPr>
      <w:r>
        <w:rPr>
          <w:rFonts w:eastAsia="ArialMT"/>
        </w:rPr>
        <w:t>Create, view and remove announcements</w:t>
      </w:r>
    </w:p>
    <w:p w14:paraId="0DD986CE" w14:textId="2FD62450" w:rsidR="008C5459" w:rsidRDefault="003907D7" w:rsidP="007D5259">
      <w:pPr>
        <w:pStyle w:val="ListParagraph"/>
        <w:numPr>
          <w:ilvl w:val="1"/>
          <w:numId w:val="28"/>
        </w:numPr>
        <w:rPr>
          <w:rFonts w:eastAsia="ArialMT"/>
        </w:rPr>
      </w:pPr>
      <w:r>
        <w:rPr>
          <w:rFonts w:eastAsia="ArialMT"/>
        </w:rPr>
        <w:t>Can edit and view shift schedule</w:t>
      </w:r>
    </w:p>
    <w:p w14:paraId="255FF331" w14:textId="133CE214" w:rsidR="003D378C" w:rsidRDefault="004D63E1" w:rsidP="007D5259">
      <w:pPr>
        <w:pStyle w:val="ListParagraph"/>
        <w:numPr>
          <w:ilvl w:val="1"/>
          <w:numId w:val="28"/>
        </w:numPr>
        <w:rPr>
          <w:rFonts w:eastAsia="ArialMT"/>
        </w:rPr>
      </w:pPr>
      <w:r>
        <w:rPr>
          <w:rFonts w:eastAsia="ArialMT"/>
        </w:rPr>
        <w:t>C</w:t>
      </w:r>
      <w:r w:rsidR="006F58BC">
        <w:rPr>
          <w:rFonts w:eastAsia="ArialMT"/>
        </w:rPr>
        <w:t>reate, edit, and remove employee specific tasks</w:t>
      </w:r>
    </w:p>
    <w:p w14:paraId="3F9653F0" w14:textId="7D787CA6" w:rsidR="009350B7" w:rsidRDefault="00541C87" w:rsidP="007D5259">
      <w:pPr>
        <w:pStyle w:val="ListParagraph"/>
        <w:numPr>
          <w:ilvl w:val="1"/>
          <w:numId w:val="28"/>
        </w:numPr>
        <w:rPr>
          <w:rFonts w:eastAsia="ArialMT"/>
        </w:rPr>
      </w:pPr>
      <w:r>
        <w:rPr>
          <w:rFonts w:eastAsia="ArialMT"/>
        </w:rPr>
        <w:t xml:space="preserve">Can view, and </w:t>
      </w:r>
      <w:r w:rsidR="005719F6">
        <w:rPr>
          <w:rFonts w:eastAsia="ArialMT"/>
        </w:rPr>
        <w:t>edit paystubs</w:t>
      </w:r>
    </w:p>
    <w:p w14:paraId="0F4E4B53" w14:textId="5363F665" w:rsidR="005719F6" w:rsidRDefault="003F790C" w:rsidP="007D5259">
      <w:pPr>
        <w:pStyle w:val="ListParagraph"/>
        <w:numPr>
          <w:ilvl w:val="1"/>
          <w:numId w:val="28"/>
        </w:numPr>
        <w:rPr>
          <w:rFonts w:eastAsia="ArialMT"/>
        </w:rPr>
      </w:pPr>
      <w:r>
        <w:rPr>
          <w:rFonts w:eastAsia="ArialMT"/>
        </w:rPr>
        <w:t>Create</w:t>
      </w:r>
      <w:r w:rsidR="00590DB9">
        <w:rPr>
          <w:rFonts w:eastAsia="ArialMT"/>
        </w:rPr>
        <w:t xml:space="preserve"> and remove employees from directory</w:t>
      </w:r>
    </w:p>
    <w:p w14:paraId="071D1E9D" w14:textId="1EDB0E34" w:rsidR="00B02CC4" w:rsidRDefault="006B3F60" w:rsidP="00B02CC4">
      <w:pPr>
        <w:pStyle w:val="ListParagraph"/>
        <w:numPr>
          <w:ilvl w:val="1"/>
          <w:numId w:val="28"/>
        </w:numPr>
        <w:rPr>
          <w:rFonts w:eastAsia="ArialMT"/>
        </w:rPr>
      </w:pPr>
      <w:r>
        <w:rPr>
          <w:rFonts w:eastAsia="ArialMT"/>
        </w:rPr>
        <w:t>Create, edit, and remove order records</w:t>
      </w:r>
    </w:p>
    <w:p w14:paraId="65A56C73" w14:textId="7F03D4D6" w:rsidR="0033020F" w:rsidRPr="001C3B9B" w:rsidRDefault="00794068" w:rsidP="0033020F">
      <w:pPr>
        <w:pStyle w:val="ListParagraph"/>
        <w:numPr>
          <w:ilvl w:val="1"/>
          <w:numId w:val="28"/>
        </w:numPr>
        <w:rPr>
          <w:rFonts w:eastAsia="ArialMT"/>
        </w:rPr>
      </w:pPr>
      <w:r>
        <w:rPr>
          <w:rFonts w:eastAsia="ArialMT"/>
        </w:rPr>
        <w:t>Can view and mod</w:t>
      </w:r>
      <w:r w:rsidR="000A15BC">
        <w:rPr>
          <w:rFonts w:eastAsia="ArialMT"/>
        </w:rPr>
        <w:t>ify receipt records</w:t>
      </w:r>
    </w:p>
    <w:p w14:paraId="61FDBEA5" w14:textId="1599E41F" w:rsidR="004B6DC3" w:rsidRPr="004B6DC3" w:rsidRDefault="0033020F" w:rsidP="004B6DC3">
      <w:pPr>
        <w:rPr>
          <w:rFonts w:ascii="Times New Roman" w:eastAsia="ArialMT" w:hAnsi="Times New Roman" w:cs="Times New Roman"/>
          <w:b/>
          <w:bCs/>
          <w:sz w:val="24"/>
          <w:szCs w:val="24"/>
        </w:rPr>
      </w:pPr>
      <w:r w:rsidRPr="0033020F">
        <w:rPr>
          <w:rFonts w:ascii="Times New Roman" w:eastAsia="ArialMT" w:hAnsi="Times New Roman" w:cs="Times New Roman"/>
          <w:b/>
          <w:bCs/>
          <w:sz w:val="24"/>
          <w:szCs w:val="24"/>
        </w:rPr>
        <w:t>Employee:</w:t>
      </w:r>
    </w:p>
    <w:p w14:paraId="3340B9BD" w14:textId="78D8F336" w:rsidR="004B6DC3" w:rsidRPr="004B6DC3" w:rsidRDefault="007846C8" w:rsidP="00E37584">
      <w:pPr>
        <w:pStyle w:val="ListParagraph"/>
        <w:numPr>
          <w:ilvl w:val="0"/>
          <w:numId w:val="28"/>
        </w:numPr>
        <w:rPr>
          <w:rFonts w:eastAsia="ArialMT"/>
          <w:b/>
          <w:bCs/>
        </w:rPr>
      </w:pPr>
      <w:r>
        <w:rPr>
          <w:rFonts w:eastAsia="ArialMT"/>
        </w:rPr>
        <w:t>Can view all pages</w:t>
      </w:r>
    </w:p>
    <w:p w14:paraId="71E93750" w14:textId="0588AB48" w:rsidR="007D5259" w:rsidRPr="005F5596" w:rsidRDefault="007D5259" w:rsidP="007D5259">
      <w:pPr>
        <w:pStyle w:val="ListParagraph"/>
        <w:numPr>
          <w:ilvl w:val="0"/>
          <w:numId w:val="28"/>
        </w:numPr>
        <w:rPr>
          <w:rFonts w:eastAsia="ArialMT"/>
          <w:b/>
          <w:bCs/>
        </w:rPr>
      </w:pPr>
      <w:r>
        <w:rPr>
          <w:rFonts w:eastAsia="ArialMT"/>
        </w:rPr>
        <w:t>Dashboard:</w:t>
      </w:r>
    </w:p>
    <w:p w14:paraId="6D062961" w14:textId="1340704B" w:rsidR="005F5596" w:rsidRPr="00D00F6D" w:rsidRDefault="00D00F6D" w:rsidP="005F5596">
      <w:pPr>
        <w:pStyle w:val="ListParagraph"/>
        <w:numPr>
          <w:ilvl w:val="1"/>
          <w:numId w:val="28"/>
        </w:numPr>
        <w:rPr>
          <w:rFonts w:eastAsia="ArialMT"/>
          <w:b/>
          <w:bCs/>
        </w:rPr>
      </w:pPr>
      <w:r>
        <w:rPr>
          <w:rFonts w:eastAsia="ArialMT"/>
        </w:rPr>
        <w:t>Access and modify their employee information</w:t>
      </w:r>
    </w:p>
    <w:p w14:paraId="40F0A8CF" w14:textId="29918A35" w:rsidR="00D00F6D" w:rsidRPr="007A3274" w:rsidRDefault="000038A6" w:rsidP="005F5596">
      <w:pPr>
        <w:pStyle w:val="ListParagraph"/>
        <w:numPr>
          <w:ilvl w:val="1"/>
          <w:numId w:val="28"/>
        </w:numPr>
        <w:rPr>
          <w:rFonts w:eastAsia="ArialMT"/>
          <w:b/>
          <w:bCs/>
        </w:rPr>
      </w:pPr>
      <w:r>
        <w:rPr>
          <w:rFonts w:eastAsia="ArialMT"/>
        </w:rPr>
        <w:t>View</w:t>
      </w:r>
      <w:r w:rsidR="007A3274">
        <w:rPr>
          <w:rFonts w:eastAsia="ArialMT"/>
        </w:rPr>
        <w:t xml:space="preserve"> and edit</w:t>
      </w:r>
      <w:r>
        <w:rPr>
          <w:rFonts w:eastAsia="ArialMT"/>
        </w:rPr>
        <w:t xml:space="preserve"> </w:t>
      </w:r>
      <w:r w:rsidR="009305FC">
        <w:rPr>
          <w:rFonts w:eastAsia="ArialMT"/>
        </w:rPr>
        <w:t>customer order</w:t>
      </w:r>
      <w:r w:rsidR="005E6943">
        <w:rPr>
          <w:rFonts w:eastAsia="ArialMT"/>
        </w:rPr>
        <w:t xml:space="preserve"> items</w:t>
      </w:r>
    </w:p>
    <w:p w14:paraId="11B13CDF" w14:textId="499357CC" w:rsidR="007A3274" w:rsidRPr="009305FC" w:rsidRDefault="007855A5" w:rsidP="005F5596">
      <w:pPr>
        <w:pStyle w:val="ListParagraph"/>
        <w:numPr>
          <w:ilvl w:val="1"/>
          <w:numId w:val="28"/>
        </w:numPr>
        <w:rPr>
          <w:rFonts w:eastAsia="ArialMT"/>
          <w:b/>
          <w:bCs/>
        </w:rPr>
      </w:pPr>
      <w:r>
        <w:rPr>
          <w:rFonts w:eastAsia="ArialMT"/>
        </w:rPr>
        <w:t>Can view customer order cost</w:t>
      </w:r>
    </w:p>
    <w:p w14:paraId="1620370A" w14:textId="7F209D62" w:rsidR="009305FC" w:rsidRPr="002930E9" w:rsidRDefault="008359C6" w:rsidP="005F5596">
      <w:pPr>
        <w:pStyle w:val="ListParagraph"/>
        <w:numPr>
          <w:ilvl w:val="1"/>
          <w:numId w:val="28"/>
        </w:numPr>
        <w:rPr>
          <w:rFonts w:eastAsia="ArialMT"/>
          <w:b/>
          <w:bCs/>
        </w:rPr>
      </w:pPr>
      <w:r>
        <w:rPr>
          <w:rFonts w:eastAsia="ArialMT"/>
        </w:rPr>
        <w:t>View</w:t>
      </w:r>
      <w:r w:rsidR="009305FC">
        <w:rPr>
          <w:rFonts w:eastAsia="ArialMT"/>
        </w:rPr>
        <w:t xml:space="preserve"> customer</w:t>
      </w:r>
      <w:r w:rsidR="00256208">
        <w:rPr>
          <w:rFonts w:eastAsia="ArialMT"/>
        </w:rPr>
        <w:t xml:space="preserve"> </w:t>
      </w:r>
      <w:r w:rsidR="0061783A">
        <w:rPr>
          <w:rFonts w:eastAsia="ArialMT"/>
        </w:rPr>
        <w:t>name and phone number</w:t>
      </w:r>
    </w:p>
    <w:p w14:paraId="147A65EC" w14:textId="20EDEAFB" w:rsidR="002930E9" w:rsidRPr="00BF3ABB" w:rsidRDefault="00794068" w:rsidP="005F5596">
      <w:pPr>
        <w:pStyle w:val="ListParagraph"/>
        <w:numPr>
          <w:ilvl w:val="1"/>
          <w:numId w:val="28"/>
        </w:numPr>
        <w:rPr>
          <w:rFonts w:eastAsia="ArialMT"/>
          <w:b/>
          <w:bCs/>
        </w:rPr>
      </w:pPr>
      <w:r>
        <w:rPr>
          <w:rFonts w:eastAsia="ArialMT"/>
        </w:rPr>
        <w:t xml:space="preserve">Can </w:t>
      </w:r>
      <w:r w:rsidR="00BF3ABB">
        <w:rPr>
          <w:rFonts w:eastAsia="ArialMT"/>
        </w:rPr>
        <w:t>view the shift schedule</w:t>
      </w:r>
    </w:p>
    <w:p w14:paraId="0B4C0A07" w14:textId="5D7F18F4" w:rsidR="00BF3ABB" w:rsidRPr="00420B14" w:rsidRDefault="008359C6" w:rsidP="005F5596">
      <w:pPr>
        <w:pStyle w:val="ListParagraph"/>
        <w:numPr>
          <w:ilvl w:val="1"/>
          <w:numId w:val="28"/>
        </w:numPr>
        <w:rPr>
          <w:rFonts w:eastAsia="ArialMT"/>
          <w:b/>
          <w:bCs/>
        </w:rPr>
      </w:pPr>
      <w:r>
        <w:rPr>
          <w:rFonts w:eastAsia="ArialMT"/>
        </w:rPr>
        <w:t>View announcements</w:t>
      </w:r>
    </w:p>
    <w:p w14:paraId="4669AEA7" w14:textId="7F6EDFE0" w:rsidR="001B221C" w:rsidRPr="001C3B9B" w:rsidRDefault="00420B14" w:rsidP="001B221C">
      <w:pPr>
        <w:pStyle w:val="ListParagraph"/>
        <w:numPr>
          <w:ilvl w:val="1"/>
          <w:numId w:val="28"/>
        </w:numPr>
        <w:rPr>
          <w:rFonts w:eastAsia="ArialMT"/>
          <w:b/>
          <w:bCs/>
        </w:rPr>
      </w:pPr>
      <w:r>
        <w:rPr>
          <w:rFonts w:eastAsia="ArialMT"/>
        </w:rPr>
        <w:t xml:space="preserve">View </w:t>
      </w:r>
      <w:r w:rsidR="00067C8C">
        <w:rPr>
          <w:rFonts w:eastAsia="ArialMT"/>
        </w:rPr>
        <w:t>their individual timesheet</w:t>
      </w:r>
    </w:p>
    <w:p w14:paraId="64FD0AB0" w14:textId="50D6A390" w:rsidR="00E15E1C" w:rsidRDefault="0033020F" w:rsidP="001614D4">
      <w:pPr>
        <w:rPr>
          <w:rFonts w:ascii="Times New Roman" w:eastAsia="ArialMT" w:hAnsi="Times New Roman" w:cs="Times New Roman"/>
          <w:b/>
          <w:bCs/>
          <w:sz w:val="24"/>
          <w:szCs w:val="24"/>
        </w:rPr>
      </w:pPr>
      <w:r w:rsidRPr="0033020F">
        <w:rPr>
          <w:rFonts w:ascii="Times New Roman" w:eastAsia="ArialMT" w:hAnsi="Times New Roman" w:cs="Times New Roman"/>
          <w:b/>
          <w:bCs/>
          <w:sz w:val="24"/>
          <w:szCs w:val="24"/>
        </w:rPr>
        <w:t>Customer:</w:t>
      </w:r>
    </w:p>
    <w:p w14:paraId="675C08A4" w14:textId="35C9CC95" w:rsidR="00364A41" w:rsidRPr="00364A41" w:rsidRDefault="00364A41" w:rsidP="00E15E1C">
      <w:pPr>
        <w:pStyle w:val="ListParagraph"/>
        <w:numPr>
          <w:ilvl w:val="0"/>
          <w:numId w:val="28"/>
        </w:numPr>
        <w:rPr>
          <w:rFonts w:eastAsia="ArialMT"/>
          <w:b/>
          <w:bCs/>
        </w:rPr>
      </w:pPr>
      <w:r>
        <w:rPr>
          <w:rFonts w:eastAsia="ArialMT"/>
        </w:rPr>
        <w:t xml:space="preserve">Can view the main, cart, </w:t>
      </w:r>
      <w:r w:rsidR="00294003">
        <w:rPr>
          <w:rFonts w:eastAsia="ArialMT"/>
        </w:rPr>
        <w:t xml:space="preserve">menu, </w:t>
      </w:r>
      <w:r>
        <w:rPr>
          <w:rFonts w:eastAsia="ArialMT"/>
        </w:rPr>
        <w:t>about, and merch pages</w:t>
      </w:r>
    </w:p>
    <w:p w14:paraId="600B43A1" w14:textId="133938B4" w:rsidR="00E15E1C" w:rsidRPr="00A22C63" w:rsidRDefault="00E15E1C" w:rsidP="00E15E1C">
      <w:pPr>
        <w:pStyle w:val="ListParagraph"/>
        <w:numPr>
          <w:ilvl w:val="0"/>
          <w:numId w:val="28"/>
        </w:numPr>
        <w:rPr>
          <w:rFonts w:eastAsia="ArialMT"/>
          <w:b/>
          <w:bCs/>
        </w:rPr>
      </w:pPr>
      <w:r>
        <w:rPr>
          <w:rFonts w:eastAsia="ArialMT"/>
        </w:rPr>
        <w:t>Dashboard</w:t>
      </w:r>
      <w:r w:rsidR="00A22C63">
        <w:rPr>
          <w:rFonts w:eastAsia="ArialMT"/>
        </w:rPr>
        <w:t>:</w:t>
      </w:r>
    </w:p>
    <w:p w14:paraId="7A72E9AC" w14:textId="4FBB7D99" w:rsidR="00A22C63" w:rsidRPr="00931B60" w:rsidRDefault="00C873D2" w:rsidP="00A22C63">
      <w:pPr>
        <w:pStyle w:val="ListParagraph"/>
        <w:numPr>
          <w:ilvl w:val="1"/>
          <w:numId w:val="28"/>
        </w:numPr>
        <w:rPr>
          <w:rFonts w:eastAsia="ArialMT"/>
          <w:b/>
          <w:bCs/>
        </w:rPr>
      </w:pPr>
      <w:r>
        <w:rPr>
          <w:rFonts w:eastAsia="ArialMT"/>
        </w:rPr>
        <w:t>View</w:t>
      </w:r>
      <w:r w:rsidR="00C34C66">
        <w:rPr>
          <w:rFonts w:eastAsia="ArialMT"/>
        </w:rPr>
        <w:t>, and update</w:t>
      </w:r>
      <w:r w:rsidR="00931B60">
        <w:rPr>
          <w:rFonts w:eastAsia="ArialMT"/>
        </w:rPr>
        <w:t xml:space="preserve"> their own information</w:t>
      </w:r>
    </w:p>
    <w:p w14:paraId="12747925" w14:textId="39937520" w:rsidR="00931B60" w:rsidRPr="00D70830" w:rsidRDefault="00D70830" w:rsidP="00A22C63">
      <w:pPr>
        <w:pStyle w:val="ListParagraph"/>
        <w:numPr>
          <w:ilvl w:val="1"/>
          <w:numId w:val="28"/>
        </w:numPr>
        <w:rPr>
          <w:rFonts w:eastAsia="ArialMT"/>
          <w:b/>
          <w:bCs/>
        </w:rPr>
      </w:pPr>
      <w:r>
        <w:rPr>
          <w:rFonts w:eastAsia="ArialMT"/>
        </w:rPr>
        <w:t>Add, remove, and modify their own payment data</w:t>
      </w:r>
    </w:p>
    <w:p w14:paraId="4BCDE1DA" w14:textId="535C2962" w:rsidR="006B5A5C" w:rsidRPr="001C3B9B" w:rsidRDefault="00FA3FF5" w:rsidP="001C3B9B">
      <w:pPr>
        <w:pStyle w:val="ListParagraph"/>
        <w:numPr>
          <w:ilvl w:val="1"/>
          <w:numId w:val="28"/>
        </w:numPr>
        <w:rPr>
          <w:rFonts w:eastAsia="ArialMT"/>
          <w:b/>
          <w:bCs/>
        </w:rPr>
      </w:pPr>
      <w:r>
        <w:rPr>
          <w:rFonts w:eastAsia="ArialMT"/>
        </w:rPr>
        <w:t>Customers can view their previous orders</w:t>
      </w:r>
      <w:r w:rsidR="006B5A5C">
        <w:rPr>
          <w:rFonts w:eastAsia="ArialMT"/>
        </w:rPr>
        <w:t xml:space="preserve"> and receipts</w:t>
      </w:r>
    </w:p>
    <w:p w14:paraId="2EB0A65B" w14:textId="77777777" w:rsidR="00E15E1C" w:rsidRDefault="00E15E1C" w:rsidP="001614D4">
      <w:pPr>
        <w:rPr>
          <w:rFonts w:ascii="Times New Roman" w:eastAsia="ArialMT" w:hAnsi="Times New Roman" w:cs="Times New Roman"/>
          <w:b/>
          <w:bCs/>
          <w:sz w:val="24"/>
          <w:szCs w:val="24"/>
        </w:rPr>
      </w:pPr>
    </w:p>
    <w:p w14:paraId="08DB8DBE" w14:textId="46A79B8E" w:rsidR="00E15E1C" w:rsidRPr="001614D4" w:rsidRDefault="00E15E1C" w:rsidP="001614D4">
      <w:pPr>
        <w:rPr>
          <w:rFonts w:ascii="Times New Roman" w:eastAsia="ArialMT" w:hAnsi="Times New Roman" w:cs="Times New Roman"/>
          <w:b/>
          <w:bCs/>
          <w:sz w:val="24"/>
          <w:szCs w:val="24"/>
        </w:rPr>
        <w:sectPr w:rsidR="00E15E1C" w:rsidRPr="001614D4" w:rsidSect="00D04FA6">
          <w:footerReference w:type="first" r:id="rId27"/>
          <w:pgSz w:w="12240" w:h="15840"/>
          <w:pgMar w:top="1440" w:right="1440" w:bottom="1440" w:left="1440" w:header="720" w:footer="720" w:gutter="0"/>
          <w:cols w:space="720"/>
          <w:titlePg/>
          <w:docGrid w:linePitch="360"/>
        </w:sectPr>
      </w:pPr>
    </w:p>
    <w:p w14:paraId="3FDFAF1F" w14:textId="47BE7C2C" w:rsidR="46848372" w:rsidRPr="008843B7" w:rsidRDefault="0078622D" w:rsidP="008843B7">
      <w:pPr>
        <w:pStyle w:val="Heading2"/>
      </w:pPr>
      <w:bookmarkStart w:id="27" w:name="_Toc209304409"/>
      <w:r>
        <w:lastRenderedPageBreak/>
        <w:t xml:space="preserve">Test </w:t>
      </w:r>
      <w:r w:rsidR="000E4E97">
        <w:t>Plan:</w:t>
      </w:r>
      <w:bookmarkEnd w:id="27"/>
    </w:p>
    <w:p w14:paraId="4C34C18B" w14:textId="59D6AF89" w:rsidR="58204EA5" w:rsidRPr="00680F17" w:rsidRDefault="58204EA5" w:rsidP="008843B7">
      <w:pPr>
        <w:ind w:firstLine="72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The application will be tested using software such as visual studio code. A report will be written regarding all key features of the </w:t>
      </w:r>
      <w:proofErr w:type="gramStart"/>
      <w:r w:rsidRPr="00680F17">
        <w:rPr>
          <w:rFonts w:ascii="Times New Roman" w:eastAsia="Aptos" w:hAnsi="Times New Roman" w:cs="Times New Roman"/>
          <w:color w:val="000000" w:themeColor="text1"/>
          <w:sz w:val="24"/>
          <w:szCs w:val="24"/>
        </w:rPr>
        <w:t>application</w:t>
      </w:r>
      <w:proofErr w:type="gramEnd"/>
      <w:r w:rsidRPr="00680F17">
        <w:rPr>
          <w:rFonts w:ascii="Times New Roman" w:eastAsia="Aptos" w:hAnsi="Times New Roman" w:cs="Times New Roman"/>
          <w:color w:val="000000" w:themeColor="text1"/>
          <w:sz w:val="24"/>
          <w:szCs w:val="24"/>
        </w:rPr>
        <w:t xml:space="preserve"> including how the log-in screen is presented to the user and if it executes the appropriate actions (verifying a user’s account, storing a user’s account, prompting a user to provide their info, etc.) </w:t>
      </w:r>
    </w:p>
    <w:p w14:paraId="3D3435EA" w14:textId="324BD9AC" w:rsidR="46848372" w:rsidRPr="00680F17" w:rsidRDefault="46848372" w:rsidP="46848372">
      <w:pPr>
        <w:rPr>
          <w:rFonts w:ascii="Times New Roman" w:eastAsia="Aptos" w:hAnsi="Times New Roman" w:cs="Times New Roman"/>
          <w:color w:val="000000" w:themeColor="text1"/>
          <w:sz w:val="24"/>
          <w:szCs w:val="24"/>
        </w:rPr>
      </w:pPr>
    </w:p>
    <w:p w14:paraId="461AF88E" w14:textId="63478AD0" w:rsidR="58204EA5" w:rsidRPr="00680F17" w:rsidRDefault="58204EA5" w:rsidP="46848372">
      <w:pPr>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The criteria for running tests on the application will be determined by these requirements:</w:t>
      </w:r>
    </w:p>
    <w:p w14:paraId="6146F951" w14:textId="1843FBED" w:rsidR="58204EA5" w:rsidRPr="00680F17" w:rsidRDefault="58204EA5" w:rsidP="46848372">
      <w:pPr>
        <w:pStyle w:val="ListParagraph"/>
        <w:numPr>
          <w:ilvl w:val="0"/>
          <w:numId w:val="33"/>
        </w:numPr>
        <w:rPr>
          <w:rFonts w:eastAsia="Aptos"/>
          <w:color w:val="000000" w:themeColor="text1"/>
          <w:sz w:val="28"/>
          <w:szCs w:val="28"/>
        </w:rPr>
      </w:pPr>
      <w:r w:rsidRPr="00680F17">
        <w:rPr>
          <w:rFonts w:eastAsia="Aptos"/>
          <w:color w:val="000000" w:themeColor="text1"/>
          <w:sz w:val="28"/>
          <w:szCs w:val="28"/>
        </w:rPr>
        <w:t>Meeting all test cases</w:t>
      </w:r>
    </w:p>
    <w:p w14:paraId="4E13138D" w14:textId="7DFE0873" w:rsidR="58204EA5" w:rsidRPr="00680F17" w:rsidRDefault="58204EA5" w:rsidP="46848372">
      <w:pPr>
        <w:ind w:left="72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The main test cases for the application are based on the different features of the app. Below are the following test cases for each key feature of the program. </w:t>
      </w:r>
    </w:p>
    <w:p w14:paraId="23908ADA" w14:textId="4F701745" w:rsidR="46848372" w:rsidRPr="00680F17" w:rsidRDefault="46848372" w:rsidP="46848372">
      <w:pPr>
        <w:ind w:left="720"/>
        <w:rPr>
          <w:rFonts w:ascii="Times New Roman" w:eastAsia="Aptos" w:hAnsi="Times New Roman" w:cs="Times New Roman"/>
          <w:color w:val="000000" w:themeColor="text1"/>
          <w:sz w:val="24"/>
          <w:szCs w:val="24"/>
        </w:rPr>
      </w:pPr>
    </w:p>
    <w:p w14:paraId="15C18B70" w14:textId="0F7CCD9E" w:rsidR="58204EA5" w:rsidRPr="00680F17" w:rsidRDefault="58204EA5" w:rsidP="46848372">
      <w:pPr>
        <w:pStyle w:val="ListParagraph"/>
        <w:numPr>
          <w:ilvl w:val="0"/>
          <w:numId w:val="32"/>
        </w:numPr>
        <w:rPr>
          <w:rFonts w:eastAsia="Aptos"/>
          <w:color w:val="000000" w:themeColor="text1"/>
          <w:sz w:val="28"/>
          <w:szCs w:val="28"/>
        </w:rPr>
      </w:pPr>
      <w:r w:rsidRPr="00680F17">
        <w:rPr>
          <w:rFonts w:eastAsia="Aptos"/>
          <w:color w:val="000000" w:themeColor="text1"/>
          <w:sz w:val="28"/>
          <w:szCs w:val="28"/>
        </w:rPr>
        <w:t>Login:</w:t>
      </w:r>
    </w:p>
    <w:p w14:paraId="46977D77" w14:textId="5D539DD1"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Can a user successfully log-in without any issues</w:t>
      </w:r>
    </w:p>
    <w:p w14:paraId="79079E7F" w14:textId="15CF075D"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Can a user’s log-in information be stored?</w:t>
      </w:r>
    </w:p>
    <w:p w14:paraId="39F495D5" w14:textId="24CAD64C"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Can a user’s account be verified via phone or email?</w:t>
      </w:r>
    </w:p>
    <w:p w14:paraId="72870C7E" w14:textId="743E9865"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If the user logs in with incorrect credentials, does an error message pop up</w:t>
      </w:r>
    </w:p>
    <w:p w14:paraId="2B87E755" w14:textId="6A3955B6"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If the incorrect log-in information is detected, will the user be able to try again?</w:t>
      </w:r>
    </w:p>
    <w:p w14:paraId="016436A5" w14:textId="6B9F58EB"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Does a user receive a confirmation message for their email?</w:t>
      </w:r>
    </w:p>
    <w:p w14:paraId="44783E69" w14:textId="5A3A918B" w:rsidR="46848372" w:rsidRPr="00680F17" w:rsidRDefault="46848372" w:rsidP="46848372">
      <w:pPr>
        <w:ind w:left="1080"/>
        <w:rPr>
          <w:rFonts w:ascii="Times New Roman" w:eastAsia="Aptos" w:hAnsi="Times New Roman" w:cs="Times New Roman"/>
          <w:color w:val="000000" w:themeColor="text1"/>
          <w:sz w:val="24"/>
          <w:szCs w:val="24"/>
        </w:rPr>
      </w:pPr>
    </w:p>
    <w:p w14:paraId="32E5B6C2" w14:textId="07DF271E" w:rsidR="58204EA5" w:rsidRPr="00680F17" w:rsidRDefault="58204EA5" w:rsidP="46848372">
      <w:pPr>
        <w:pStyle w:val="ListParagraph"/>
        <w:numPr>
          <w:ilvl w:val="0"/>
          <w:numId w:val="32"/>
        </w:numPr>
        <w:rPr>
          <w:rFonts w:eastAsia="Aptos"/>
          <w:color w:val="000000" w:themeColor="text1"/>
          <w:sz w:val="28"/>
          <w:szCs w:val="28"/>
        </w:rPr>
      </w:pPr>
      <w:r w:rsidRPr="00680F17">
        <w:rPr>
          <w:rFonts w:eastAsia="Aptos"/>
          <w:color w:val="000000" w:themeColor="text1"/>
          <w:sz w:val="28"/>
          <w:szCs w:val="28"/>
        </w:rPr>
        <w:t>Ordering:</w:t>
      </w:r>
    </w:p>
    <w:p w14:paraId="5CA79945" w14:textId="728F1E8B"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Can a user add items to their cart</w:t>
      </w:r>
    </w:p>
    <w:p w14:paraId="799626E5" w14:textId="4A6E7208"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What options does the user have to order? Can they do delivery or pickup?</w:t>
      </w:r>
    </w:p>
    <w:p w14:paraId="7E7B42B3" w14:textId="54169B55"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How does the user want to be notified of their order? Message or </w:t>
      </w:r>
      <w:proofErr w:type="gramStart"/>
      <w:r w:rsidRPr="00680F17">
        <w:rPr>
          <w:rFonts w:ascii="Times New Roman" w:eastAsia="Aptos" w:hAnsi="Times New Roman" w:cs="Times New Roman"/>
          <w:color w:val="000000" w:themeColor="text1"/>
          <w:sz w:val="24"/>
          <w:szCs w:val="24"/>
        </w:rPr>
        <w:t>email?</w:t>
      </w:r>
      <w:proofErr w:type="gramEnd"/>
    </w:p>
    <w:p w14:paraId="1B539408" w14:textId="772FE929"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Can the user track the status of their delivery order?</w:t>
      </w:r>
    </w:p>
    <w:p w14:paraId="70CEB6FB" w14:textId="514E1890"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Will the user receive a confirmation message via text or email that their order has been prepared and is ready to be delivered or picked up? </w:t>
      </w:r>
    </w:p>
    <w:p w14:paraId="0D2AEC45" w14:textId="097DB20A"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Can a user cancel their </w:t>
      </w:r>
      <w:proofErr w:type="gramStart"/>
      <w:r w:rsidRPr="00680F17">
        <w:rPr>
          <w:rFonts w:ascii="Times New Roman" w:eastAsia="Aptos" w:hAnsi="Times New Roman" w:cs="Times New Roman"/>
          <w:color w:val="000000" w:themeColor="text1"/>
          <w:sz w:val="24"/>
          <w:szCs w:val="24"/>
        </w:rPr>
        <w:t>order ahead of time</w:t>
      </w:r>
      <w:proofErr w:type="gramEnd"/>
      <w:r w:rsidRPr="00680F17">
        <w:rPr>
          <w:rFonts w:ascii="Times New Roman" w:eastAsia="Aptos" w:hAnsi="Times New Roman" w:cs="Times New Roman"/>
          <w:color w:val="000000" w:themeColor="text1"/>
          <w:sz w:val="24"/>
          <w:szCs w:val="24"/>
        </w:rPr>
        <w:t xml:space="preserve"> before the delivery driver arrives?</w:t>
      </w:r>
    </w:p>
    <w:p w14:paraId="7DFD2C6B" w14:textId="72ECCA65" w:rsidR="46848372" w:rsidRPr="00680F17" w:rsidRDefault="46848372" w:rsidP="46848372">
      <w:pPr>
        <w:ind w:left="1080"/>
        <w:rPr>
          <w:rFonts w:ascii="Times New Roman" w:eastAsia="Aptos" w:hAnsi="Times New Roman" w:cs="Times New Roman"/>
          <w:color w:val="000000" w:themeColor="text1"/>
          <w:sz w:val="24"/>
          <w:szCs w:val="24"/>
        </w:rPr>
      </w:pPr>
    </w:p>
    <w:p w14:paraId="4173EEA4" w14:textId="494C57E2" w:rsidR="46848372" w:rsidRPr="00680F17" w:rsidRDefault="46848372" w:rsidP="46848372">
      <w:pPr>
        <w:ind w:left="1080"/>
        <w:rPr>
          <w:rFonts w:ascii="Times New Roman" w:eastAsia="Aptos" w:hAnsi="Times New Roman" w:cs="Times New Roman"/>
          <w:color w:val="000000" w:themeColor="text1"/>
          <w:sz w:val="24"/>
          <w:szCs w:val="24"/>
        </w:rPr>
      </w:pPr>
    </w:p>
    <w:p w14:paraId="70F9FE98" w14:textId="57F4ABD8" w:rsidR="58204EA5" w:rsidRPr="00680F17" w:rsidRDefault="58204EA5" w:rsidP="46848372">
      <w:pPr>
        <w:pStyle w:val="ListParagraph"/>
        <w:numPr>
          <w:ilvl w:val="0"/>
          <w:numId w:val="32"/>
        </w:numPr>
        <w:rPr>
          <w:rFonts w:eastAsia="Aptos"/>
          <w:color w:val="000000" w:themeColor="text1"/>
          <w:sz w:val="28"/>
          <w:szCs w:val="28"/>
        </w:rPr>
      </w:pPr>
      <w:r w:rsidRPr="00680F17">
        <w:rPr>
          <w:rFonts w:eastAsia="Aptos"/>
          <w:color w:val="000000" w:themeColor="text1"/>
          <w:sz w:val="28"/>
          <w:szCs w:val="28"/>
        </w:rPr>
        <w:t>Payment options:</w:t>
      </w:r>
    </w:p>
    <w:p w14:paraId="57A9D475" w14:textId="62908C23"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What payment options will be accepted? Credit </w:t>
      </w:r>
      <w:proofErr w:type="gramStart"/>
      <w:r w:rsidRPr="00680F17">
        <w:rPr>
          <w:rFonts w:ascii="Times New Roman" w:eastAsia="Aptos" w:hAnsi="Times New Roman" w:cs="Times New Roman"/>
          <w:color w:val="000000" w:themeColor="text1"/>
          <w:sz w:val="24"/>
          <w:szCs w:val="24"/>
        </w:rPr>
        <w:t>card</w:t>
      </w:r>
      <w:proofErr w:type="gramEnd"/>
      <w:r w:rsidRPr="00680F17">
        <w:rPr>
          <w:rFonts w:ascii="Times New Roman" w:eastAsia="Aptos" w:hAnsi="Times New Roman" w:cs="Times New Roman"/>
          <w:color w:val="000000" w:themeColor="text1"/>
          <w:sz w:val="24"/>
          <w:szCs w:val="24"/>
        </w:rPr>
        <w:t xml:space="preserve">, debit </w:t>
      </w:r>
      <w:proofErr w:type="gramStart"/>
      <w:r w:rsidRPr="00680F17">
        <w:rPr>
          <w:rFonts w:ascii="Times New Roman" w:eastAsia="Aptos" w:hAnsi="Times New Roman" w:cs="Times New Roman"/>
          <w:color w:val="000000" w:themeColor="text1"/>
          <w:sz w:val="24"/>
          <w:szCs w:val="24"/>
        </w:rPr>
        <w:t>card</w:t>
      </w:r>
      <w:proofErr w:type="gramEnd"/>
      <w:r w:rsidRPr="00680F17">
        <w:rPr>
          <w:rFonts w:ascii="Times New Roman" w:eastAsia="Aptos" w:hAnsi="Times New Roman" w:cs="Times New Roman"/>
          <w:color w:val="000000" w:themeColor="text1"/>
          <w:sz w:val="24"/>
          <w:szCs w:val="24"/>
        </w:rPr>
        <w:t xml:space="preserve">, Apple pay, etc.? </w:t>
      </w:r>
    </w:p>
    <w:p w14:paraId="706CA810" w14:textId="74E08857"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lastRenderedPageBreak/>
        <w:t>Will the application check if the payment option has enough money to cover the cost of the item being ordered</w:t>
      </w:r>
    </w:p>
    <w:p w14:paraId="2B7D11F5" w14:textId="34EF3238"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Will the user </w:t>
      </w:r>
      <w:r w:rsidR="000E70A1" w:rsidRPr="00680F17">
        <w:rPr>
          <w:rFonts w:ascii="Times New Roman" w:eastAsia="Aptos" w:hAnsi="Times New Roman" w:cs="Times New Roman"/>
          <w:color w:val="000000" w:themeColor="text1"/>
          <w:sz w:val="24"/>
          <w:szCs w:val="24"/>
        </w:rPr>
        <w:t>receive</w:t>
      </w:r>
      <w:r w:rsidRPr="00680F17">
        <w:rPr>
          <w:rFonts w:ascii="Times New Roman" w:eastAsia="Aptos" w:hAnsi="Times New Roman" w:cs="Times New Roman"/>
          <w:color w:val="000000" w:themeColor="text1"/>
          <w:sz w:val="24"/>
          <w:szCs w:val="24"/>
        </w:rPr>
        <w:t xml:space="preserve"> a virtual receipt showing the amount spent as well as their order. </w:t>
      </w:r>
    </w:p>
    <w:p w14:paraId="3A776A4C" w14:textId="4B8AAF1B" w:rsidR="46848372" w:rsidRPr="00680F17" w:rsidRDefault="46848372" w:rsidP="46848372">
      <w:pPr>
        <w:ind w:left="1080"/>
        <w:rPr>
          <w:rFonts w:ascii="Times New Roman" w:eastAsia="Aptos" w:hAnsi="Times New Roman" w:cs="Times New Roman"/>
          <w:color w:val="000000" w:themeColor="text1"/>
          <w:sz w:val="24"/>
          <w:szCs w:val="24"/>
        </w:rPr>
      </w:pPr>
    </w:p>
    <w:p w14:paraId="66B08587" w14:textId="62F4E775" w:rsidR="58204EA5" w:rsidRPr="00680F17" w:rsidRDefault="58204EA5" w:rsidP="46848372">
      <w:pPr>
        <w:pStyle w:val="ListParagraph"/>
        <w:numPr>
          <w:ilvl w:val="0"/>
          <w:numId w:val="32"/>
        </w:numPr>
        <w:rPr>
          <w:rFonts w:eastAsia="Aptos"/>
          <w:color w:val="000000" w:themeColor="text1"/>
          <w:sz w:val="28"/>
          <w:szCs w:val="28"/>
        </w:rPr>
      </w:pPr>
      <w:r w:rsidRPr="00680F17">
        <w:rPr>
          <w:rFonts w:eastAsia="Aptos"/>
          <w:color w:val="000000" w:themeColor="text1"/>
          <w:sz w:val="28"/>
          <w:szCs w:val="28"/>
        </w:rPr>
        <w:t>Accounts:</w:t>
      </w:r>
    </w:p>
    <w:p w14:paraId="210AD8D4" w14:textId="4FF59726"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Employees should be able to log in with their own credentials </w:t>
      </w:r>
    </w:p>
    <w:p w14:paraId="5E404918" w14:textId="4A22DD38"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Managers should be able to log in with their managerial credentials and have access to seeing inventory checks, rate of deliveries, and monthly earnings</w:t>
      </w:r>
    </w:p>
    <w:p w14:paraId="0C8041D7" w14:textId="40AC0B62"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Employees should be able to view orders in the queue, the time the order was confirmed, and the address for the customer selecting delivery as their </w:t>
      </w:r>
      <w:proofErr w:type="gramStart"/>
      <w:r w:rsidRPr="00680F17">
        <w:rPr>
          <w:rFonts w:ascii="Times New Roman" w:eastAsia="Aptos" w:hAnsi="Times New Roman" w:cs="Times New Roman"/>
          <w:color w:val="000000" w:themeColor="text1"/>
          <w:sz w:val="24"/>
          <w:szCs w:val="24"/>
        </w:rPr>
        <w:t>service of choice</w:t>
      </w:r>
      <w:proofErr w:type="gramEnd"/>
      <w:r w:rsidRPr="00680F17">
        <w:rPr>
          <w:rFonts w:ascii="Times New Roman" w:eastAsia="Aptos" w:hAnsi="Times New Roman" w:cs="Times New Roman"/>
          <w:color w:val="000000" w:themeColor="text1"/>
          <w:sz w:val="24"/>
          <w:szCs w:val="24"/>
        </w:rPr>
        <w:t xml:space="preserve">. </w:t>
      </w:r>
    </w:p>
    <w:p w14:paraId="07C52E19" w14:textId="474C4320"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Employees should also be able to see when an order was placed to prepare for pickup. </w:t>
      </w:r>
    </w:p>
    <w:p w14:paraId="3515738C" w14:textId="3928928C"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Employees should also be allowed to see inventory checks within the shop. </w:t>
      </w:r>
    </w:p>
    <w:p w14:paraId="15AF2D46" w14:textId="57B0F364" w:rsidR="46848372" w:rsidRPr="00680F17" w:rsidRDefault="46848372" w:rsidP="46848372">
      <w:pPr>
        <w:ind w:left="1080"/>
        <w:rPr>
          <w:rFonts w:ascii="Times New Roman" w:eastAsia="Aptos" w:hAnsi="Times New Roman" w:cs="Times New Roman"/>
          <w:color w:val="000000" w:themeColor="text1"/>
          <w:sz w:val="24"/>
          <w:szCs w:val="24"/>
        </w:rPr>
      </w:pPr>
    </w:p>
    <w:p w14:paraId="5744CA47" w14:textId="4BAC020A" w:rsidR="46848372" w:rsidRPr="00680F17" w:rsidRDefault="46848372" w:rsidP="46848372">
      <w:pPr>
        <w:ind w:left="1080"/>
        <w:rPr>
          <w:rFonts w:ascii="Times New Roman" w:eastAsia="Aptos" w:hAnsi="Times New Roman" w:cs="Times New Roman"/>
          <w:color w:val="000000" w:themeColor="text1"/>
          <w:sz w:val="24"/>
          <w:szCs w:val="24"/>
        </w:rPr>
      </w:pPr>
    </w:p>
    <w:p w14:paraId="58F06CBA" w14:textId="72D4675D" w:rsidR="58204EA5" w:rsidRPr="00680F17" w:rsidRDefault="58204EA5" w:rsidP="46848372">
      <w:pPr>
        <w:ind w:left="108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To ensure that our application runs flawlessly, we are going to do verification testing in which our developers will look at the program and see if its functionality matches the criteria we are looking for when designing this program. Each of the major requirements shown above should be executed by the program, and if any errors or bugs persist then our team will work on patching those issues to ensure that customers are easily placing orders, tracking their orders, and being able to have those orders delivered or picked up by them. Our program should make sure that the process of placing an order, paying, creating an account as a customer, accessing the account as a customer or employee/manager, and viewing order details as an employee/manager should be a seamless process so both parties can successfully </w:t>
      </w:r>
      <w:proofErr w:type="gramStart"/>
      <w:r w:rsidRPr="00680F17">
        <w:rPr>
          <w:rFonts w:ascii="Times New Roman" w:eastAsia="Aptos" w:hAnsi="Times New Roman" w:cs="Times New Roman"/>
          <w:color w:val="000000" w:themeColor="text1"/>
          <w:sz w:val="24"/>
          <w:szCs w:val="24"/>
        </w:rPr>
        <w:t>complete with</w:t>
      </w:r>
      <w:proofErr w:type="gramEnd"/>
      <w:r w:rsidRPr="00680F17">
        <w:rPr>
          <w:rFonts w:ascii="Times New Roman" w:eastAsia="Aptos" w:hAnsi="Times New Roman" w:cs="Times New Roman"/>
          <w:color w:val="000000" w:themeColor="text1"/>
          <w:sz w:val="24"/>
          <w:szCs w:val="24"/>
        </w:rPr>
        <w:t xml:space="preserve"> their tasks. </w:t>
      </w:r>
    </w:p>
    <w:p w14:paraId="3563812D" w14:textId="2BEDD88E" w:rsidR="46848372" w:rsidRPr="00680F17" w:rsidRDefault="46848372" w:rsidP="46848372">
      <w:pPr>
        <w:ind w:left="1080"/>
        <w:rPr>
          <w:rFonts w:ascii="Times New Roman" w:eastAsia="Aptos" w:hAnsi="Times New Roman" w:cs="Times New Roman"/>
          <w:color w:val="000000" w:themeColor="text1"/>
          <w:sz w:val="24"/>
          <w:szCs w:val="24"/>
        </w:rPr>
      </w:pPr>
    </w:p>
    <w:p w14:paraId="5BA44B3B" w14:textId="28481A14" w:rsidR="58204EA5" w:rsidRPr="00680F17" w:rsidRDefault="58204EA5" w:rsidP="46848372">
      <w:pPr>
        <w:ind w:left="1080"/>
        <w:rPr>
          <w:rFonts w:ascii="Times New Roman" w:eastAsia="Aptos" w:hAnsi="Times New Roman" w:cs="Times New Roman"/>
          <w:color w:val="000000" w:themeColor="text1"/>
          <w:sz w:val="28"/>
          <w:szCs w:val="28"/>
        </w:rPr>
      </w:pPr>
      <w:r w:rsidRPr="00680F17">
        <w:rPr>
          <w:rFonts w:ascii="Times New Roman" w:eastAsia="Aptos" w:hAnsi="Times New Roman" w:cs="Times New Roman"/>
          <w:color w:val="000000" w:themeColor="text1"/>
          <w:sz w:val="28"/>
          <w:szCs w:val="28"/>
        </w:rPr>
        <w:t>Error conditions:</w:t>
      </w:r>
    </w:p>
    <w:p w14:paraId="11F6D1FE" w14:textId="50AE9E25" w:rsidR="58204EA5" w:rsidRPr="00680F17" w:rsidRDefault="58204EA5" w:rsidP="46848372">
      <w:pPr>
        <w:pStyle w:val="ListParagraph"/>
        <w:numPr>
          <w:ilvl w:val="0"/>
          <w:numId w:val="31"/>
        </w:numPr>
        <w:rPr>
          <w:rFonts w:eastAsia="Aptos"/>
          <w:color w:val="000000" w:themeColor="text1"/>
          <w:sz w:val="28"/>
          <w:szCs w:val="28"/>
        </w:rPr>
      </w:pPr>
      <w:r w:rsidRPr="00680F17">
        <w:rPr>
          <w:rFonts w:eastAsia="Aptos"/>
          <w:color w:val="000000" w:themeColor="text1"/>
          <w:sz w:val="28"/>
          <w:szCs w:val="28"/>
        </w:rPr>
        <w:t>Login errors:</w:t>
      </w:r>
    </w:p>
    <w:p w14:paraId="5CCBF4AA" w14:textId="3D69BE89" w:rsidR="58204EA5" w:rsidRPr="00680F17" w:rsidRDefault="58204EA5" w:rsidP="46848372">
      <w:pPr>
        <w:ind w:left="144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If a user enters the incorrect log-in information, they will be prompted to try again after a limited number of attempts. After their limit is reached, the user will be asked to enter their email or phone number to gain access to their password. The user will then also have the option to change their password if they wish. The new password must be saved in the system for future use</w:t>
      </w:r>
      <w:r w:rsidR="3EB0086A" w:rsidRPr="5530E780">
        <w:rPr>
          <w:rFonts w:ascii="Times New Roman" w:eastAsia="Aptos" w:hAnsi="Times New Roman" w:cs="Times New Roman"/>
          <w:color w:val="000000" w:themeColor="text1"/>
          <w:sz w:val="24"/>
          <w:szCs w:val="24"/>
        </w:rPr>
        <w:t>,</w:t>
      </w:r>
      <w:r w:rsidRPr="00680F17">
        <w:rPr>
          <w:rFonts w:ascii="Times New Roman" w:eastAsia="Aptos" w:hAnsi="Times New Roman" w:cs="Times New Roman"/>
          <w:color w:val="000000" w:themeColor="text1"/>
          <w:sz w:val="24"/>
          <w:szCs w:val="24"/>
        </w:rPr>
        <w:t xml:space="preserve"> and the user should be able to save all their log-in credentials on their app or browser. </w:t>
      </w:r>
    </w:p>
    <w:p w14:paraId="70A85821" w14:textId="6E3AD3C3" w:rsidR="46848372" w:rsidRPr="00680F17" w:rsidRDefault="46848372" w:rsidP="46848372">
      <w:pPr>
        <w:ind w:left="1440"/>
        <w:rPr>
          <w:rFonts w:ascii="Times New Roman" w:eastAsia="Aptos" w:hAnsi="Times New Roman" w:cs="Times New Roman"/>
          <w:color w:val="000000" w:themeColor="text1"/>
          <w:sz w:val="24"/>
          <w:szCs w:val="24"/>
        </w:rPr>
      </w:pPr>
    </w:p>
    <w:p w14:paraId="0CD6988E" w14:textId="5274767F" w:rsidR="46848372" w:rsidRPr="00680F17" w:rsidRDefault="46848372" w:rsidP="46848372">
      <w:pPr>
        <w:ind w:left="1440"/>
        <w:rPr>
          <w:rFonts w:ascii="Times New Roman" w:eastAsia="Aptos" w:hAnsi="Times New Roman" w:cs="Times New Roman"/>
          <w:color w:val="000000" w:themeColor="text1"/>
          <w:sz w:val="24"/>
          <w:szCs w:val="24"/>
        </w:rPr>
      </w:pPr>
    </w:p>
    <w:p w14:paraId="7D691363" w14:textId="1C73594D" w:rsidR="58204EA5" w:rsidRPr="00680F17" w:rsidRDefault="58204EA5" w:rsidP="46848372">
      <w:pPr>
        <w:pStyle w:val="ListParagraph"/>
        <w:numPr>
          <w:ilvl w:val="0"/>
          <w:numId w:val="31"/>
        </w:numPr>
        <w:rPr>
          <w:rFonts w:eastAsia="Aptos"/>
          <w:color w:val="000000" w:themeColor="text1"/>
          <w:sz w:val="28"/>
          <w:szCs w:val="28"/>
        </w:rPr>
      </w:pPr>
      <w:r w:rsidRPr="00680F17">
        <w:rPr>
          <w:rFonts w:eastAsia="Aptos"/>
          <w:color w:val="000000" w:themeColor="text1"/>
          <w:sz w:val="28"/>
          <w:szCs w:val="28"/>
        </w:rPr>
        <w:t>Placing an order:</w:t>
      </w:r>
    </w:p>
    <w:p w14:paraId="6B11E497" w14:textId="0BD4E1FC" w:rsidR="58204EA5" w:rsidRPr="00680F17" w:rsidRDefault="58204EA5" w:rsidP="46848372">
      <w:pPr>
        <w:ind w:left="144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A user cannot check out with an empty cart, if they do so by mistake, they should be prompted to add something to their cart first. </w:t>
      </w:r>
    </w:p>
    <w:p w14:paraId="38CA9994" w14:textId="44F6D032" w:rsidR="58204EA5" w:rsidRPr="00680F17" w:rsidRDefault="58204EA5" w:rsidP="46848372">
      <w:pPr>
        <w:ind w:left="144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 xml:space="preserve">A user should also not place a delivery order if they do not enter all the required information such as their address and zip code alongside their account information being their email, phone number, and log-in credentials (username/email and password) </w:t>
      </w:r>
    </w:p>
    <w:p w14:paraId="78CAC4DA" w14:textId="65F503CF" w:rsidR="5530E780" w:rsidRDefault="58204EA5" w:rsidP="743F5C0C">
      <w:pPr>
        <w:ind w:left="1440"/>
        <w:rPr>
          <w:rFonts w:ascii="Times New Roman" w:eastAsia="Aptos" w:hAnsi="Times New Roman" w:cs="Times New Roman"/>
          <w:color w:val="000000" w:themeColor="text1"/>
          <w:sz w:val="24"/>
          <w:szCs w:val="24"/>
        </w:rPr>
      </w:pPr>
      <w:r w:rsidRPr="00680F17">
        <w:rPr>
          <w:rFonts w:ascii="Times New Roman" w:eastAsia="Aptos" w:hAnsi="Times New Roman" w:cs="Times New Roman"/>
          <w:color w:val="000000" w:themeColor="text1"/>
          <w:sz w:val="24"/>
          <w:szCs w:val="24"/>
        </w:rPr>
        <w:t>If a user tries to place a pickup order but does not enter their zip code, they should not be able to place this order until they select the nearest location to them by entering their zip code.  An error message should be prompted, and they should return to a map asking them to enter their zip code to find the nearest location.</w:t>
      </w:r>
    </w:p>
    <w:p w14:paraId="1E6EE9C3" w14:textId="6D649440" w:rsidR="1D555DD2" w:rsidRDefault="1D555DD2" w:rsidP="1D555DD2">
      <w:pPr>
        <w:ind w:left="1440"/>
        <w:rPr>
          <w:rFonts w:ascii="Times New Roman" w:eastAsia="Aptos" w:hAnsi="Times New Roman" w:cs="Times New Roman"/>
          <w:color w:val="000000" w:themeColor="text1"/>
          <w:sz w:val="24"/>
          <w:szCs w:val="24"/>
        </w:rPr>
      </w:pPr>
    </w:p>
    <w:p w14:paraId="42E46259" w14:textId="61F30943" w:rsidR="5BC15139" w:rsidRDefault="5BC15139" w:rsidP="3BDE67A4">
      <w:pPr>
        <w:pStyle w:val="ListParagraph"/>
        <w:numPr>
          <w:ilvl w:val="0"/>
          <w:numId w:val="31"/>
        </w:numPr>
        <w:rPr>
          <w:rFonts w:eastAsia="Aptos"/>
          <w:color w:val="000000" w:themeColor="text1"/>
          <w:sz w:val="28"/>
          <w:szCs w:val="28"/>
        </w:rPr>
      </w:pPr>
      <w:r w:rsidRPr="096021A3">
        <w:rPr>
          <w:rFonts w:eastAsia="Aptos"/>
          <w:color w:val="000000" w:themeColor="text1"/>
          <w:sz w:val="28"/>
          <w:szCs w:val="28"/>
        </w:rPr>
        <w:t>P</w:t>
      </w:r>
      <w:r w:rsidR="60DB2C84" w:rsidRPr="096021A3">
        <w:rPr>
          <w:rFonts w:eastAsia="Aptos"/>
          <w:color w:val="000000" w:themeColor="text1"/>
          <w:sz w:val="28"/>
          <w:szCs w:val="28"/>
        </w:rPr>
        <w:t>ayment</w:t>
      </w:r>
      <w:r w:rsidRPr="096021A3">
        <w:rPr>
          <w:rFonts w:eastAsia="Aptos"/>
          <w:color w:val="000000" w:themeColor="text1"/>
          <w:sz w:val="28"/>
          <w:szCs w:val="28"/>
        </w:rPr>
        <w:t>:</w:t>
      </w:r>
    </w:p>
    <w:p w14:paraId="47A09A34" w14:textId="03AF2953" w:rsidR="5BC15139" w:rsidRDefault="5BC15139" w:rsidP="3BDE67A4">
      <w:pPr>
        <w:ind w:left="1440"/>
        <w:rPr>
          <w:rFonts w:ascii="Times New Roman" w:eastAsia="Aptos" w:hAnsi="Times New Roman" w:cs="Times New Roman"/>
          <w:color w:val="000000" w:themeColor="text1"/>
          <w:sz w:val="24"/>
          <w:szCs w:val="24"/>
        </w:rPr>
      </w:pPr>
      <w:r w:rsidRPr="3BDE67A4">
        <w:rPr>
          <w:rFonts w:ascii="Times New Roman" w:eastAsia="Aptos" w:hAnsi="Times New Roman" w:cs="Times New Roman"/>
          <w:color w:val="000000" w:themeColor="text1"/>
          <w:sz w:val="24"/>
          <w:szCs w:val="24"/>
        </w:rPr>
        <w:t xml:space="preserve">A user should </w:t>
      </w:r>
      <w:r w:rsidR="55599183" w:rsidRPr="1A9670EF">
        <w:rPr>
          <w:rFonts w:ascii="Times New Roman" w:eastAsia="Aptos" w:hAnsi="Times New Roman" w:cs="Times New Roman"/>
          <w:color w:val="000000" w:themeColor="text1"/>
          <w:sz w:val="24"/>
          <w:szCs w:val="24"/>
        </w:rPr>
        <w:t>receive</w:t>
      </w:r>
      <w:r w:rsidR="55599183" w:rsidRPr="79B8E5DE">
        <w:rPr>
          <w:rFonts w:ascii="Times New Roman" w:eastAsia="Aptos" w:hAnsi="Times New Roman" w:cs="Times New Roman"/>
          <w:color w:val="000000" w:themeColor="text1"/>
          <w:sz w:val="24"/>
          <w:szCs w:val="24"/>
        </w:rPr>
        <w:t xml:space="preserve"> a </w:t>
      </w:r>
      <w:r w:rsidR="55599183" w:rsidRPr="353CE2CA">
        <w:rPr>
          <w:rFonts w:ascii="Times New Roman" w:eastAsia="Aptos" w:hAnsi="Times New Roman" w:cs="Times New Roman"/>
          <w:color w:val="000000" w:themeColor="text1"/>
          <w:sz w:val="24"/>
          <w:szCs w:val="24"/>
        </w:rPr>
        <w:t xml:space="preserve">message if their card </w:t>
      </w:r>
      <w:r w:rsidR="55599183" w:rsidRPr="65A1DA15">
        <w:rPr>
          <w:rFonts w:ascii="Times New Roman" w:eastAsia="Aptos" w:hAnsi="Times New Roman" w:cs="Times New Roman"/>
          <w:color w:val="000000" w:themeColor="text1"/>
          <w:sz w:val="24"/>
          <w:szCs w:val="24"/>
        </w:rPr>
        <w:t xml:space="preserve">declines in the moment of checkout. </w:t>
      </w:r>
      <w:r w:rsidR="55599183" w:rsidRPr="1DE92D28">
        <w:rPr>
          <w:rFonts w:ascii="Times New Roman" w:eastAsia="Aptos" w:hAnsi="Times New Roman" w:cs="Times New Roman"/>
          <w:color w:val="000000" w:themeColor="text1"/>
          <w:sz w:val="24"/>
          <w:szCs w:val="24"/>
        </w:rPr>
        <w:t xml:space="preserve">They should be prompted to enter a different form </w:t>
      </w:r>
      <w:r w:rsidR="55599183" w:rsidRPr="5AA0B81B">
        <w:rPr>
          <w:rFonts w:ascii="Times New Roman" w:eastAsia="Aptos" w:hAnsi="Times New Roman" w:cs="Times New Roman"/>
          <w:color w:val="000000" w:themeColor="text1"/>
          <w:sz w:val="24"/>
          <w:szCs w:val="24"/>
        </w:rPr>
        <w:t xml:space="preserve">of payment or be allowed </w:t>
      </w:r>
      <w:r w:rsidR="55599183" w:rsidRPr="7A09663D">
        <w:rPr>
          <w:rFonts w:ascii="Times New Roman" w:eastAsia="Aptos" w:hAnsi="Times New Roman" w:cs="Times New Roman"/>
          <w:color w:val="000000" w:themeColor="text1"/>
          <w:sz w:val="24"/>
          <w:szCs w:val="24"/>
        </w:rPr>
        <w:t xml:space="preserve">to cancel their order and exit the </w:t>
      </w:r>
      <w:r w:rsidR="55599183" w:rsidRPr="2D074545">
        <w:rPr>
          <w:rFonts w:ascii="Times New Roman" w:eastAsia="Aptos" w:hAnsi="Times New Roman" w:cs="Times New Roman"/>
          <w:color w:val="000000" w:themeColor="text1"/>
          <w:sz w:val="24"/>
          <w:szCs w:val="24"/>
        </w:rPr>
        <w:t xml:space="preserve">application. </w:t>
      </w:r>
      <w:r w:rsidRPr="3BDE67A4">
        <w:rPr>
          <w:rFonts w:ascii="Times New Roman" w:eastAsia="Aptos" w:hAnsi="Times New Roman" w:cs="Times New Roman"/>
          <w:color w:val="000000" w:themeColor="text1"/>
          <w:sz w:val="24"/>
          <w:szCs w:val="24"/>
        </w:rPr>
        <w:t xml:space="preserve"> </w:t>
      </w:r>
    </w:p>
    <w:p w14:paraId="3098791D" w14:textId="269F3636" w:rsidR="3BDE67A4" w:rsidRDefault="56F8428B" w:rsidP="3BDE67A4">
      <w:pPr>
        <w:ind w:left="1440"/>
        <w:rPr>
          <w:rFonts w:ascii="Times New Roman" w:eastAsia="Aptos" w:hAnsi="Times New Roman" w:cs="Times New Roman"/>
          <w:color w:val="000000" w:themeColor="text1"/>
          <w:sz w:val="24"/>
          <w:szCs w:val="24"/>
        </w:rPr>
      </w:pPr>
      <w:r w:rsidRPr="2CA28E98">
        <w:rPr>
          <w:rFonts w:ascii="Times New Roman" w:eastAsia="Aptos" w:hAnsi="Times New Roman" w:cs="Times New Roman"/>
          <w:color w:val="000000" w:themeColor="text1"/>
          <w:sz w:val="24"/>
          <w:szCs w:val="24"/>
        </w:rPr>
        <w:t xml:space="preserve">If a user orders an additional item </w:t>
      </w:r>
      <w:r w:rsidRPr="55D056AC">
        <w:rPr>
          <w:rFonts w:ascii="Times New Roman" w:eastAsia="Aptos" w:hAnsi="Times New Roman" w:cs="Times New Roman"/>
          <w:color w:val="000000" w:themeColor="text1"/>
          <w:sz w:val="24"/>
          <w:szCs w:val="24"/>
        </w:rPr>
        <w:t xml:space="preserve">unintentionally, they should be able to </w:t>
      </w:r>
      <w:r w:rsidRPr="11C0D34F">
        <w:rPr>
          <w:rFonts w:ascii="Times New Roman" w:eastAsia="Aptos" w:hAnsi="Times New Roman" w:cs="Times New Roman"/>
          <w:color w:val="000000" w:themeColor="text1"/>
          <w:sz w:val="24"/>
          <w:szCs w:val="24"/>
        </w:rPr>
        <w:t xml:space="preserve">delete that item from their order immediately </w:t>
      </w:r>
      <w:r w:rsidRPr="50885B49">
        <w:rPr>
          <w:rFonts w:ascii="Times New Roman" w:eastAsia="Aptos" w:hAnsi="Times New Roman" w:cs="Times New Roman"/>
          <w:color w:val="000000" w:themeColor="text1"/>
          <w:sz w:val="24"/>
          <w:szCs w:val="24"/>
        </w:rPr>
        <w:t xml:space="preserve">after placing </w:t>
      </w:r>
      <w:proofErr w:type="gramStart"/>
      <w:r w:rsidRPr="50885B49">
        <w:rPr>
          <w:rFonts w:ascii="Times New Roman" w:eastAsia="Aptos" w:hAnsi="Times New Roman" w:cs="Times New Roman"/>
          <w:color w:val="000000" w:themeColor="text1"/>
          <w:sz w:val="24"/>
          <w:szCs w:val="24"/>
        </w:rPr>
        <w:t>it, and</w:t>
      </w:r>
      <w:proofErr w:type="gramEnd"/>
      <w:r w:rsidRPr="50885B49">
        <w:rPr>
          <w:rFonts w:ascii="Times New Roman" w:eastAsia="Aptos" w:hAnsi="Times New Roman" w:cs="Times New Roman"/>
          <w:color w:val="000000" w:themeColor="text1"/>
          <w:sz w:val="24"/>
          <w:szCs w:val="24"/>
        </w:rPr>
        <w:t xml:space="preserve"> </w:t>
      </w:r>
      <w:r w:rsidR="000E70A1" w:rsidRPr="46863C70">
        <w:rPr>
          <w:rFonts w:ascii="Times New Roman" w:eastAsia="Aptos" w:hAnsi="Times New Roman" w:cs="Times New Roman"/>
          <w:color w:val="000000" w:themeColor="text1"/>
          <w:sz w:val="24"/>
          <w:szCs w:val="24"/>
        </w:rPr>
        <w:t>receive</w:t>
      </w:r>
      <w:r w:rsidRPr="46863C70">
        <w:rPr>
          <w:rFonts w:ascii="Times New Roman" w:eastAsia="Aptos" w:hAnsi="Times New Roman" w:cs="Times New Roman"/>
          <w:color w:val="000000" w:themeColor="text1"/>
          <w:sz w:val="24"/>
          <w:szCs w:val="24"/>
        </w:rPr>
        <w:t xml:space="preserve"> a refund. A user can only do this within </w:t>
      </w:r>
      <w:r w:rsidRPr="487F0E2D">
        <w:rPr>
          <w:rFonts w:ascii="Times New Roman" w:eastAsia="Aptos" w:hAnsi="Times New Roman" w:cs="Times New Roman"/>
          <w:color w:val="000000" w:themeColor="text1"/>
          <w:sz w:val="24"/>
          <w:szCs w:val="24"/>
        </w:rPr>
        <w:t xml:space="preserve">4 </w:t>
      </w:r>
      <w:r w:rsidRPr="3AACB360">
        <w:rPr>
          <w:rFonts w:ascii="Times New Roman" w:eastAsia="Aptos" w:hAnsi="Times New Roman" w:cs="Times New Roman"/>
          <w:color w:val="000000" w:themeColor="text1"/>
          <w:sz w:val="24"/>
          <w:szCs w:val="24"/>
        </w:rPr>
        <w:t xml:space="preserve">minutes of placing the </w:t>
      </w:r>
      <w:r w:rsidRPr="685667F6">
        <w:rPr>
          <w:rFonts w:ascii="Times New Roman" w:eastAsia="Aptos" w:hAnsi="Times New Roman" w:cs="Times New Roman"/>
          <w:color w:val="000000" w:themeColor="text1"/>
          <w:sz w:val="24"/>
          <w:szCs w:val="24"/>
        </w:rPr>
        <w:t xml:space="preserve">order. </w:t>
      </w:r>
    </w:p>
    <w:p w14:paraId="06830185" w14:textId="5805E08E" w:rsidR="685667F6" w:rsidRDefault="685667F6" w:rsidP="685667F6">
      <w:pPr>
        <w:ind w:left="1440"/>
        <w:rPr>
          <w:rFonts w:ascii="Times New Roman" w:eastAsia="Aptos" w:hAnsi="Times New Roman" w:cs="Times New Roman"/>
          <w:color w:val="000000" w:themeColor="text1"/>
          <w:sz w:val="24"/>
          <w:szCs w:val="24"/>
        </w:rPr>
      </w:pPr>
    </w:p>
    <w:p w14:paraId="085488B9" w14:textId="66FEFEC3" w:rsidR="08BFE095" w:rsidRDefault="08BFE095" w:rsidP="4EE9E2D4">
      <w:pPr>
        <w:ind w:left="1440"/>
        <w:rPr>
          <w:rFonts w:ascii="Times New Roman" w:eastAsia="Aptos" w:hAnsi="Times New Roman" w:cs="Times New Roman"/>
          <w:color w:val="000000" w:themeColor="text1"/>
          <w:sz w:val="28"/>
          <w:szCs w:val="28"/>
        </w:rPr>
      </w:pPr>
      <w:r w:rsidRPr="3ADFB564">
        <w:rPr>
          <w:rFonts w:ascii="Times New Roman" w:eastAsia="Aptos" w:hAnsi="Times New Roman" w:cs="Times New Roman"/>
          <w:color w:val="000000" w:themeColor="text1"/>
          <w:sz w:val="28"/>
          <w:szCs w:val="28"/>
        </w:rPr>
        <w:t xml:space="preserve">Method of testing: </w:t>
      </w:r>
    </w:p>
    <w:p w14:paraId="2A5DF0EC" w14:textId="30648C0E" w:rsidR="0D92AC47" w:rsidRDefault="32EFD9DE" w:rsidP="485E6312">
      <w:pPr>
        <w:ind w:left="1440"/>
        <w:rPr>
          <w:rFonts w:ascii="Times New Roman" w:eastAsia="Aptos" w:hAnsi="Times New Roman" w:cs="Times New Roman"/>
          <w:color w:val="000000" w:themeColor="text1"/>
          <w:sz w:val="24"/>
          <w:szCs w:val="24"/>
        </w:rPr>
      </w:pPr>
      <w:r w:rsidRPr="3E9EEF07">
        <w:rPr>
          <w:rFonts w:ascii="Times New Roman" w:eastAsia="Aptos" w:hAnsi="Times New Roman" w:cs="Times New Roman"/>
          <w:color w:val="000000" w:themeColor="text1"/>
          <w:sz w:val="24"/>
          <w:szCs w:val="24"/>
        </w:rPr>
        <w:t>Our team will employ the following testing methods during our project:</w:t>
      </w:r>
    </w:p>
    <w:p w14:paraId="1DA1F5DF" w14:textId="6B28B2DE" w:rsidR="32EFD9DE" w:rsidRDefault="32EFD9DE" w:rsidP="3E9EEF07">
      <w:pPr>
        <w:ind w:left="1440"/>
        <w:rPr>
          <w:rFonts w:ascii="Times New Roman" w:eastAsia="Aptos" w:hAnsi="Times New Roman" w:cs="Times New Roman"/>
          <w:color w:val="000000" w:themeColor="text1"/>
          <w:sz w:val="24"/>
          <w:szCs w:val="24"/>
        </w:rPr>
      </w:pPr>
      <w:r w:rsidRPr="5ABB7040">
        <w:rPr>
          <w:rFonts w:ascii="Times New Roman" w:eastAsia="Aptos" w:hAnsi="Times New Roman" w:cs="Times New Roman"/>
          <w:color w:val="000000" w:themeColor="text1"/>
          <w:sz w:val="24"/>
          <w:szCs w:val="24"/>
        </w:rPr>
        <w:t>Verification testing: Each developer will activel</w:t>
      </w:r>
      <w:r w:rsidR="40562D25" w:rsidRPr="5ABB7040">
        <w:rPr>
          <w:rFonts w:ascii="Times New Roman" w:eastAsia="Aptos" w:hAnsi="Times New Roman" w:cs="Times New Roman"/>
          <w:color w:val="000000" w:themeColor="text1"/>
          <w:sz w:val="24"/>
          <w:szCs w:val="24"/>
        </w:rPr>
        <w:t xml:space="preserve">y </w:t>
      </w:r>
      <w:r w:rsidR="09916C30" w:rsidRPr="52864CD7">
        <w:rPr>
          <w:rFonts w:ascii="Times New Roman" w:eastAsia="Aptos" w:hAnsi="Times New Roman" w:cs="Times New Roman"/>
          <w:color w:val="000000" w:themeColor="text1"/>
          <w:sz w:val="24"/>
          <w:szCs w:val="24"/>
        </w:rPr>
        <w:t xml:space="preserve">be </w:t>
      </w:r>
      <w:r w:rsidR="40562D25" w:rsidRPr="5ABB7040">
        <w:rPr>
          <w:rFonts w:ascii="Times New Roman" w:eastAsia="Aptos" w:hAnsi="Times New Roman" w:cs="Times New Roman"/>
          <w:color w:val="000000" w:themeColor="text1"/>
          <w:sz w:val="24"/>
          <w:szCs w:val="24"/>
        </w:rPr>
        <w:t xml:space="preserve">testing the functionality of the app and if it executes the correct actions corresponding to the log-in, account creation, ordering, and payment </w:t>
      </w:r>
      <w:r w:rsidR="40562D25" w:rsidRPr="0771FCC8">
        <w:rPr>
          <w:rFonts w:ascii="Times New Roman" w:eastAsia="Aptos" w:hAnsi="Times New Roman" w:cs="Times New Roman"/>
          <w:color w:val="000000" w:themeColor="text1"/>
          <w:sz w:val="24"/>
          <w:szCs w:val="24"/>
        </w:rPr>
        <w:t>features. We will use verification testing to ensure that we are building the most optimal and efficient program for b</w:t>
      </w:r>
      <w:r w:rsidR="32471FEF" w:rsidRPr="0771FCC8">
        <w:rPr>
          <w:rFonts w:ascii="Times New Roman" w:eastAsia="Aptos" w:hAnsi="Times New Roman" w:cs="Times New Roman"/>
          <w:color w:val="000000" w:themeColor="text1"/>
          <w:sz w:val="24"/>
          <w:szCs w:val="24"/>
        </w:rPr>
        <w:t xml:space="preserve">oth customers and employees alike to use. </w:t>
      </w:r>
    </w:p>
    <w:p w14:paraId="08A6EA76" w14:textId="06F1CE4C" w:rsidR="32471FEF" w:rsidRDefault="32471FEF" w:rsidP="635BBA90">
      <w:pPr>
        <w:ind w:left="1440"/>
        <w:rPr>
          <w:rFonts w:ascii="Times New Roman" w:eastAsia="Aptos" w:hAnsi="Times New Roman" w:cs="Times New Roman"/>
          <w:color w:val="000000" w:themeColor="text1"/>
          <w:sz w:val="24"/>
          <w:szCs w:val="24"/>
        </w:rPr>
      </w:pPr>
      <w:r w:rsidRPr="69D63029">
        <w:rPr>
          <w:rFonts w:ascii="Times New Roman" w:eastAsia="Aptos" w:hAnsi="Times New Roman" w:cs="Times New Roman"/>
          <w:color w:val="000000" w:themeColor="text1"/>
          <w:sz w:val="24"/>
          <w:szCs w:val="24"/>
        </w:rPr>
        <w:t xml:space="preserve">Unit testing: Since our model is </w:t>
      </w:r>
      <w:r w:rsidR="16D743FB" w:rsidRPr="69D63029">
        <w:rPr>
          <w:rFonts w:ascii="Times New Roman" w:eastAsia="Aptos" w:hAnsi="Times New Roman" w:cs="Times New Roman"/>
          <w:color w:val="000000" w:themeColor="text1"/>
          <w:sz w:val="24"/>
          <w:szCs w:val="24"/>
        </w:rPr>
        <w:t>delicate,</w:t>
      </w:r>
      <w:r w:rsidRPr="69D63029">
        <w:rPr>
          <w:rFonts w:ascii="Times New Roman" w:eastAsia="Aptos" w:hAnsi="Times New Roman" w:cs="Times New Roman"/>
          <w:color w:val="000000" w:themeColor="text1"/>
          <w:sz w:val="24"/>
          <w:szCs w:val="24"/>
        </w:rPr>
        <w:t xml:space="preserve"> any misplaced order or severe error while a cust</w:t>
      </w:r>
      <w:r w:rsidR="219BFA22" w:rsidRPr="69D63029">
        <w:rPr>
          <w:rFonts w:ascii="Times New Roman" w:eastAsia="Aptos" w:hAnsi="Times New Roman" w:cs="Times New Roman"/>
          <w:color w:val="000000" w:themeColor="text1"/>
          <w:sz w:val="24"/>
          <w:szCs w:val="24"/>
        </w:rPr>
        <w:t>omer</w:t>
      </w:r>
      <w:r w:rsidR="390BA928" w:rsidRPr="69D63029">
        <w:rPr>
          <w:rFonts w:ascii="Times New Roman" w:eastAsia="Aptos" w:hAnsi="Times New Roman" w:cs="Times New Roman"/>
          <w:color w:val="000000" w:themeColor="text1"/>
          <w:sz w:val="24"/>
          <w:szCs w:val="24"/>
        </w:rPr>
        <w:t xml:space="preserve"> is paying could be detrimental to the progress and integrity of our company and its project. </w:t>
      </w:r>
      <w:commentRangeStart w:id="28"/>
      <w:r w:rsidR="26CC50A8" w:rsidRPr="69D63029">
        <w:rPr>
          <w:rFonts w:ascii="Times New Roman" w:eastAsia="Aptos" w:hAnsi="Times New Roman" w:cs="Times New Roman"/>
          <w:color w:val="000000" w:themeColor="text1"/>
          <w:sz w:val="24"/>
          <w:szCs w:val="24"/>
        </w:rPr>
        <w:t>Therefore</w:t>
      </w:r>
      <w:commentRangeEnd w:id="28"/>
      <w:r>
        <w:rPr>
          <w:rStyle w:val="CommentReference"/>
        </w:rPr>
        <w:commentReference w:id="28"/>
      </w:r>
      <w:r w:rsidR="26CC50A8" w:rsidRPr="69D63029">
        <w:rPr>
          <w:rFonts w:ascii="Times New Roman" w:eastAsia="Aptos" w:hAnsi="Times New Roman" w:cs="Times New Roman"/>
          <w:color w:val="000000" w:themeColor="text1"/>
          <w:sz w:val="24"/>
          <w:szCs w:val="24"/>
        </w:rPr>
        <w:t xml:space="preserve">, each individual method, each feature that the main aspects of our program should have must be tested to ensure that there </w:t>
      </w:r>
      <w:proofErr w:type="gramStart"/>
      <w:r w:rsidR="26CC50A8" w:rsidRPr="69D63029">
        <w:rPr>
          <w:rFonts w:ascii="Times New Roman" w:eastAsia="Aptos" w:hAnsi="Times New Roman" w:cs="Times New Roman"/>
          <w:color w:val="000000" w:themeColor="text1"/>
          <w:sz w:val="24"/>
          <w:szCs w:val="24"/>
        </w:rPr>
        <w:t>are</w:t>
      </w:r>
      <w:proofErr w:type="gramEnd"/>
      <w:r w:rsidR="26CC50A8" w:rsidRPr="69D63029">
        <w:rPr>
          <w:rFonts w:ascii="Times New Roman" w:eastAsia="Aptos" w:hAnsi="Times New Roman" w:cs="Times New Roman"/>
          <w:color w:val="000000" w:themeColor="text1"/>
          <w:sz w:val="24"/>
          <w:szCs w:val="24"/>
        </w:rPr>
        <w:t xml:space="preserve"> little or no errors at all. Examples of when we will </w:t>
      </w:r>
      <w:r w:rsidR="7A15031F" w:rsidRPr="69D63029">
        <w:rPr>
          <w:rFonts w:ascii="Times New Roman" w:eastAsia="Aptos" w:hAnsi="Times New Roman" w:cs="Times New Roman"/>
          <w:color w:val="000000" w:themeColor="text1"/>
          <w:sz w:val="24"/>
          <w:szCs w:val="24"/>
        </w:rPr>
        <w:t>implore</w:t>
      </w:r>
      <w:r w:rsidR="26CC50A8" w:rsidRPr="69D63029">
        <w:rPr>
          <w:rFonts w:ascii="Times New Roman" w:eastAsia="Aptos" w:hAnsi="Times New Roman" w:cs="Times New Roman"/>
          <w:color w:val="000000" w:themeColor="text1"/>
          <w:sz w:val="24"/>
          <w:szCs w:val="24"/>
        </w:rPr>
        <w:t xml:space="preserve"> unit testing include but are not limited </w:t>
      </w:r>
      <w:r w:rsidR="2E12BF4C" w:rsidRPr="69D63029">
        <w:rPr>
          <w:rFonts w:ascii="Times New Roman" w:eastAsia="Aptos" w:hAnsi="Times New Roman" w:cs="Times New Roman"/>
          <w:color w:val="000000" w:themeColor="text1"/>
          <w:sz w:val="24"/>
          <w:szCs w:val="24"/>
        </w:rPr>
        <w:t>to</w:t>
      </w:r>
      <w:r w:rsidR="26CC50A8" w:rsidRPr="69D63029">
        <w:rPr>
          <w:rFonts w:ascii="Times New Roman" w:eastAsia="Aptos" w:hAnsi="Times New Roman" w:cs="Times New Roman"/>
          <w:color w:val="000000" w:themeColor="text1"/>
          <w:sz w:val="24"/>
          <w:szCs w:val="24"/>
        </w:rPr>
        <w:t xml:space="preserve"> testing all the features of when a user logs in,</w:t>
      </w:r>
      <w:r w:rsidR="7665ED3C" w:rsidRPr="69D63029">
        <w:rPr>
          <w:rFonts w:ascii="Times New Roman" w:eastAsia="Aptos" w:hAnsi="Times New Roman" w:cs="Times New Roman"/>
          <w:color w:val="000000" w:themeColor="text1"/>
          <w:sz w:val="24"/>
          <w:szCs w:val="24"/>
        </w:rPr>
        <w:t xml:space="preserve"> forgets their log-in credentials, when an employee logs in with their credentials and what is </w:t>
      </w:r>
      <w:r w:rsidR="7665ED3C" w:rsidRPr="69D63029">
        <w:rPr>
          <w:rFonts w:ascii="Times New Roman" w:eastAsia="Aptos" w:hAnsi="Times New Roman" w:cs="Times New Roman"/>
          <w:color w:val="000000" w:themeColor="text1"/>
          <w:sz w:val="24"/>
          <w:szCs w:val="24"/>
        </w:rPr>
        <w:lastRenderedPageBreak/>
        <w:t>presented to them.</w:t>
      </w:r>
      <w:r w:rsidR="3476112A" w:rsidRPr="69D63029">
        <w:rPr>
          <w:rFonts w:ascii="Times New Roman" w:eastAsia="Aptos" w:hAnsi="Times New Roman" w:cs="Times New Roman"/>
          <w:color w:val="000000" w:themeColor="text1"/>
          <w:sz w:val="24"/>
          <w:szCs w:val="24"/>
        </w:rPr>
        <w:t xml:space="preserve"> </w:t>
      </w:r>
      <w:r w:rsidR="14BB37AE" w:rsidRPr="69D63029">
        <w:rPr>
          <w:rFonts w:ascii="Times New Roman" w:eastAsia="Aptos" w:hAnsi="Times New Roman" w:cs="Times New Roman"/>
          <w:color w:val="000000" w:themeColor="text1"/>
          <w:sz w:val="24"/>
          <w:szCs w:val="24"/>
        </w:rPr>
        <w:t xml:space="preserve">What payment methods are available to a user and what message is shown to a user if their card declines. The order options a user can choose from as well as any appropriate error messages </w:t>
      </w:r>
      <w:proofErr w:type="gramStart"/>
      <w:r w:rsidR="14BB37AE" w:rsidRPr="69D63029">
        <w:rPr>
          <w:rFonts w:ascii="Times New Roman" w:eastAsia="Aptos" w:hAnsi="Times New Roman" w:cs="Times New Roman"/>
          <w:color w:val="000000" w:themeColor="text1"/>
          <w:sz w:val="24"/>
          <w:szCs w:val="24"/>
        </w:rPr>
        <w:t>in the event that</w:t>
      </w:r>
      <w:proofErr w:type="gramEnd"/>
      <w:r w:rsidR="14BB37AE" w:rsidRPr="69D63029">
        <w:rPr>
          <w:rFonts w:ascii="Times New Roman" w:eastAsia="Aptos" w:hAnsi="Times New Roman" w:cs="Times New Roman"/>
          <w:color w:val="000000" w:themeColor="text1"/>
          <w:sz w:val="24"/>
          <w:szCs w:val="24"/>
        </w:rPr>
        <w:t xml:space="preserve"> a user decides to place a pickup or delivery order </w:t>
      </w:r>
      <w:r w:rsidR="7D8F111E" w:rsidRPr="69D63029">
        <w:rPr>
          <w:rFonts w:ascii="Times New Roman" w:eastAsia="Aptos" w:hAnsi="Times New Roman" w:cs="Times New Roman"/>
          <w:color w:val="000000" w:themeColor="text1"/>
          <w:sz w:val="24"/>
          <w:szCs w:val="24"/>
        </w:rPr>
        <w:t xml:space="preserve">without entering their address or zip code. </w:t>
      </w:r>
    </w:p>
    <w:p w14:paraId="0E976727" w14:textId="5DEC3645" w:rsidR="69D63029" w:rsidRDefault="69D63029" w:rsidP="69D63029">
      <w:pPr>
        <w:ind w:left="1440"/>
        <w:rPr>
          <w:rFonts w:ascii="Times New Roman" w:eastAsia="Aptos" w:hAnsi="Times New Roman" w:cs="Times New Roman"/>
          <w:color w:val="000000" w:themeColor="text1"/>
          <w:sz w:val="24"/>
          <w:szCs w:val="24"/>
        </w:rPr>
      </w:pPr>
    </w:p>
    <w:p w14:paraId="43EB9A00" w14:textId="4BEB011E" w:rsidR="69D63029" w:rsidRDefault="69D63029" w:rsidP="69D63029">
      <w:pPr>
        <w:ind w:left="1440"/>
        <w:rPr>
          <w:rFonts w:ascii="Times New Roman" w:eastAsia="Aptos" w:hAnsi="Times New Roman" w:cs="Times New Roman"/>
          <w:color w:val="000000" w:themeColor="text1"/>
          <w:sz w:val="24"/>
          <w:szCs w:val="24"/>
        </w:rPr>
      </w:pPr>
    </w:p>
    <w:p w14:paraId="2F8CC5EC" w14:textId="21D4D46D" w:rsidR="15A41F91" w:rsidRDefault="15A41F91" w:rsidP="69D63029">
      <w:pPr>
        <w:ind w:left="1440"/>
        <w:rPr>
          <w:rFonts w:ascii="Times New Roman" w:eastAsia="Aptos" w:hAnsi="Times New Roman" w:cs="Times New Roman"/>
          <w:color w:val="000000" w:themeColor="text1"/>
          <w:sz w:val="28"/>
          <w:szCs w:val="28"/>
        </w:rPr>
      </w:pPr>
      <w:r w:rsidRPr="69D63029">
        <w:rPr>
          <w:rFonts w:ascii="Times New Roman" w:eastAsia="Aptos" w:hAnsi="Times New Roman" w:cs="Times New Roman"/>
          <w:color w:val="000000" w:themeColor="text1"/>
          <w:sz w:val="28"/>
          <w:szCs w:val="28"/>
        </w:rPr>
        <w:t>Preventing unauthorized access</w:t>
      </w:r>
    </w:p>
    <w:p w14:paraId="2CF6809C" w14:textId="191ED97D" w:rsidR="743F5C0C" w:rsidRDefault="15A41F91" w:rsidP="743F5C0C">
      <w:pPr>
        <w:ind w:left="1440"/>
        <w:rPr>
          <w:rFonts w:ascii="Times New Roman" w:eastAsia="Aptos" w:hAnsi="Times New Roman" w:cs="Times New Roman"/>
          <w:color w:val="000000" w:themeColor="text1"/>
          <w:sz w:val="24"/>
          <w:szCs w:val="24"/>
        </w:rPr>
      </w:pPr>
      <w:r w:rsidRPr="4199CB03">
        <w:rPr>
          <w:rFonts w:ascii="Times New Roman" w:eastAsia="Aptos" w:hAnsi="Times New Roman" w:cs="Times New Roman"/>
          <w:color w:val="000000" w:themeColor="text1"/>
          <w:sz w:val="24"/>
          <w:szCs w:val="24"/>
        </w:rPr>
        <w:t>The following precautions will be taken to prevent unauthorized access in our program:</w:t>
      </w:r>
    </w:p>
    <w:p w14:paraId="2EB90235" w14:textId="7AFD6750" w:rsidR="15A41F91" w:rsidRDefault="15A41F91" w:rsidP="4199CB03">
      <w:pPr>
        <w:pStyle w:val="ListParagraph"/>
        <w:numPr>
          <w:ilvl w:val="0"/>
          <w:numId w:val="1"/>
        </w:numPr>
        <w:rPr>
          <w:rFonts w:eastAsia="Aptos"/>
          <w:color w:val="000000" w:themeColor="text1"/>
        </w:rPr>
      </w:pPr>
      <w:r w:rsidRPr="4199CB03">
        <w:rPr>
          <w:rFonts w:eastAsia="Aptos"/>
          <w:color w:val="000000" w:themeColor="text1"/>
        </w:rPr>
        <w:t>Users:</w:t>
      </w:r>
    </w:p>
    <w:p w14:paraId="705C36A1" w14:textId="7E327CD9" w:rsidR="15A41F91" w:rsidRDefault="15A41F91" w:rsidP="5DB022E9">
      <w:pPr>
        <w:pStyle w:val="ListParagraph"/>
        <w:ind w:left="1800"/>
        <w:rPr>
          <w:rFonts w:eastAsia="Aptos"/>
          <w:color w:val="000000" w:themeColor="text1"/>
        </w:rPr>
      </w:pPr>
      <w:r w:rsidRPr="5DB022E9">
        <w:rPr>
          <w:rFonts w:eastAsia="Aptos"/>
          <w:color w:val="000000" w:themeColor="text1"/>
        </w:rPr>
        <w:t>Customers can only track their own order history, they cannot have access to anyone else’s</w:t>
      </w:r>
    </w:p>
    <w:p w14:paraId="35587A2C" w14:textId="5E296899" w:rsidR="15A41F91" w:rsidRDefault="15A41F91" w:rsidP="5DB022E9">
      <w:pPr>
        <w:pStyle w:val="ListParagraph"/>
        <w:ind w:left="1800"/>
        <w:rPr>
          <w:rFonts w:eastAsia="Aptos"/>
          <w:color w:val="000000" w:themeColor="text1"/>
        </w:rPr>
      </w:pPr>
      <w:r w:rsidRPr="5DB022E9">
        <w:rPr>
          <w:rFonts w:eastAsia="Aptos"/>
          <w:color w:val="000000" w:themeColor="text1"/>
        </w:rPr>
        <w:t>Their passwords are encrypted, and 2-step verification is used when they create their account</w:t>
      </w:r>
    </w:p>
    <w:p w14:paraId="25BAEA6D" w14:textId="2FB64495" w:rsidR="5DB022E9" w:rsidRDefault="15A41F91" w:rsidP="1E140DCD">
      <w:pPr>
        <w:pStyle w:val="ListParagraph"/>
        <w:ind w:left="1800"/>
        <w:rPr>
          <w:rFonts w:eastAsia="Aptos"/>
          <w:color w:val="000000" w:themeColor="text1"/>
        </w:rPr>
      </w:pPr>
      <w:r w:rsidRPr="1E140DCD">
        <w:rPr>
          <w:rFonts w:eastAsia="Aptos"/>
          <w:color w:val="000000" w:themeColor="text1"/>
        </w:rPr>
        <w:t xml:space="preserve">There is a max </w:t>
      </w:r>
      <w:r w:rsidR="32BCF4DE" w:rsidRPr="34B856E4">
        <w:rPr>
          <w:rFonts w:eastAsia="Aptos"/>
          <w:color w:val="000000" w:themeColor="text1"/>
        </w:rPr>
        <w:t>number</w:t>
      </w:r>
      <w:r w:rsidRPr="1E140DCD">
        <w:rPr>
          <w:rFonts w:eastAsia="Aptos"/>
          <w:color w:val="000000" w:themeColor="text1"/>
        </w:rPr>
        <w:t xml:space="preserve"> of log-in </w:t>
      </w:r>
      <w:proofErr w:type="gramStart"/>
      <w:r w:rsidRPr="1E140DCD">
        <w:rPr>
          <w:rFonts w:eastAsia="Aptos"/>
          <w:color w:val="000000" w:themeColor="text1"/>
        </w:rPr>
        <w:t>attempts</w:t>
      </w:r>
      <w:proofErr w:type="gramEnd"/>
      <w:r w:rsidRPr="1E140DCD">
        <w:rPr>
          <w:rFonts w:eastAsia="Aptos"/>
          <w:color w:val="000000" w:themeColor="text1"/>
        </w:rPr>
        <w:t xml:space="preserve"> once they surpass 6 attempts they will be sent an email asking them to enter a code sent and then to create a new password.</w:t>
      </w:r>
    </w:p>
    <w:p w14:paraId="779C2E10" w14:textId="6963863E" w:rsidR="1E140DCD" w:rsidRDefault="1E140DCD" w:rsidP="1E140DCD">
      <w:pPr>
        <w:pStyle w:val="ListParagraph"/>
        <w:ind w:left="1800"/>
        <w:rPr>
          <w:rFonts w:eastAsia="Aptos"/>
          <w:color w:val="000000" w:themeColor="text1"/>
        </w:rPr>
      </w:pPr>
    </w:p>
    <w:p w14:paraId="193046BF" w14:textId="1701CFB3" w:rsidR="1E140DCD" w:rsidRDefault="1E140DCD" w:rsidP="1E140DCD">
      <w:pPr>
        <w:pStyle w:val="ListParagraph"/>
        <w:ind w:left="1800"/>
        <w:rPr>
          <w:rFonts w:eastAsia="Aptos"/>
          <w:color w:val="000000" w:themeColor="text1"/>
        </w:rPr>
      </w:pPr>
    </w:p>
    <w:p w14:paraId="137662FF" w14:textId="11F62117" w:rsidR="15A41F91" w:rsidRDefault="15A41F91" w:rsidP="1E140DCD">
      <w:pPr>
        <w:pStyle w:val="ListParagraph"/>
        <w:numPr>
          <w:ilvl w:val="0"/>
          <w:numId w:val="1"/>
        </w:numPr>
        <w:rPr>
          <w:rFonts w:eastAsia="Aptos"/>
          <w:color w:val="000000" w:themeColor="text1"/>
        </w:rPr>
      </w:pPr>
      <w:proofErr w:type="gramStart"/>
      <w:r w:rsidRPr="1E140DCD">
        <w:rPr>
          <w:rFonts w:eastAsia="Aptos"/>
          <w:color w:val="000000" w:themeColor="text1"/>
        </w:rPr>
        <w:t>Payment :</w:t>
      </w:r>
      <w:proofErr w:type="gramEnd"/>
    </w:p>
    <w:p w14:paraId="3026353F" w14:textId="440943E2" w:rsidR="1E140DCD" w:rsidRDefault="15A41F91" w:rsidP="1E140DCD">
      <w:pPr>
        <w:pStyle w:val="ListParagraph"/>
        <w:ind w:left="1800"/>
        <w:rPr>
          <w:rFonts w:eastAsia="Aptos"/>
          <w:color w:val="000000" w:themeColor="text1"/>
        </w:rPr>
      </w:pPr>
      <w:r w:rsidRPr="35058A54">
        <w:rPr>
          <w:rFonts w:eastAsia="Aptos"/>
          <w:color w:val="000000" w:themeColor="text1"/>
        </w:rPr>
        <w:t xml:space="preserve">Payment is </w:t>
      </w:r>
      <w:proofErr w:type="spellStart"/>
      <w:r w:rsidRPr="35058A54">
        <w:rPr>
          <w:rFonts w:eastAsia="Aptos"/>
          <w:color w:val="000000" w:themeColor="text1"/>
        </w:rPr>
        <w:t>secur</w:t>
      </w:r>
      <w:r w:rsidR="3C98A867" w:rsidRPr="35058A54">
        <w:rPr>
          <w:rFonts w:eastAsia="Aptos"/>
          <w:color w:val="000000" w:themeColor="text1"/>
        </w:rPr>
        <w:t>ley</w:t>
      </w:r>
      <w:proofErr w:type="spellEnd"/>
      <w:r w:rsidR="3C98A867" w:rsidRPr="35058A54">
        <w:rPr>
          <w:rFonts w:eastAsia="Aptos"/>
          <w:color w:val="000000" w:themeColor="text1"/>
        </w:rPr>
        <w:t xml:space="preserve"> encrypted, credit card information is never </w:t>
      </w:r>
      <w:r w:rsidR="3C98A867" w:rsidRPr="34B856E4">
        <w:rPr>
          <w:rFonts w:eastAsia="Aptos"/>
          <w:color w:val="000000" w:themeColor="text1"/>
        </w:rPr>
        <w:t>stored permanently.</w:t>
      </w:r>
    </w:p>
    <w:p w14:paraId="5106E221" w14:textId="28028BDB" w:rsidR="3C98A867" w:rsidRDefault="3C98A867" w:rsidP="34B856E4">
      <w:pPr>
        <w:pStyle w:val="ListParagraph"/>
        <w:ind w:left="1800"/>
        <w:rPr>
          <w:rFonts w:eastAsia="Aptos"/>
          <w:color w:val="000000" w:themeColor="text1"/>
        </w:rPr>
      </w:pPr>
      <w:r w:rsidRPr="34B856E4">
        <w:rPr>
          <w:rFonts w:eastAsia="Aptos"/>
          <w:color w:val="000000" w:themeColor="text1"/>
        </w:rPr>
        <w:t xml:space="preserve">Employees and managers do not have access to a customer’s credit/debit card information. </w:t>
      </w:r>
    </w:p>
    <w:p w14:paraId="4D17FC33" w14:textId="6F804522" w:rsidR="1E140DCD" w:rsidRDefault="1E140DCD" w:rsidP="1E140DCD">
      <w:pPr>
        <w:pStyle w:val="ListParagraph"/>
        <w:ind w:left="1800"/>
        <w:rPr>
          <w:rFonts w:eastAsia="Aptos"/>
          <w:color w:val="000000" w:themeColor="text1"/>
        </w:rPr>
      </w:pPr>
    </w:p>
    <w:p w14:paraId="57DCC524" w14:textId="495105DB" w:rsidR="46848372" w:rsidRPr="00680F17" w:rsidRDefault="46848372" w:rsidP="00184750">
      <w:pPr>
        <w:rPr>
          <w:rFonts w:ascii="Times New Roman" w:eastAsia="Aptos" w:hAnsi="Times New Roman" w:cs="Times New Roman"/>
          <w:color w:val="000000" w:themeColor="text1"/>
          <w:sz w:val="24"/>
          <w:szCs w:val="24"/>
        </w:rPr>
      </w:pPr>
    </w:p>
    <w:p w14:paraId="32FD93A1" w14:textId="222B4674" w:rsidR="004F2BB0" w:rsidRDefault="004F2BB0" w:rsidP="004E4C75">
      <w:pPr>
        <w:rPr>
          <w:rFonts w:ascii="Times New Roman" w:eastAsia="ArialMT" w:hAnsi="Times New Roman" w:cs="Times New Roman"/>
          <w:sz w:val="24"/>
          <w:szCs w:val="24"/>
        </w:rPr>
      </w:pPr>
    </w:p>
    <w:p w14:paraId="5F378AF7" w14:textId="40098433" w:rsidR="004F2BB0" w:rsidRDefault="004F2BB0" w:rsidP="004E4C75">
      <w:pPr>
        <w:rPr>
          <w:rFonts w:ascii="Times New Roman" w:eastAsia="ArialMT" w:hAnsi="Times New Roman" w:cs="Times New Roman"/>
          <w:sz w:val="24"/>
          <w:szCs w:val="24"/>
        </w:rPr>
      </w:pPr>
    </w:p>
    <w:p w14:paraId="35F2772B" w14:textId="72142333" w:rsidR="004F2BB0" w:rsidRDefault="004F2BB0" w:rsidP="004E4C75">
      <w:pPr>
        <w:rPr>
          <w:rFonts w:ascii="Times New Roman" w:eastAsia="ArialMT" w:hAnsi="Times New Roman" w:cs="Times New Roman"/>
          <w:sz w:val="24"/>
          <w:szCs w:val="24"/>
        </w:rPr>
      </w:pPr>
    </w:p>
    <w:p w14:paraId="73C1A9C0" w14:textId="1C5E388E" w:rsidR="004F2BB0" w:rsidRDefault="004F2BB0" w:rsidP="004E4C75">
      <w:pPr>
        <w:rPr>
          <w:rFonts w:ascii="Times New Roman" w:eastAsia="ArialMT" w:hAnsi="Times New Roman" w:cs="Times New Roman"/>
          <w:sz w:val="24"/>
          <w:szCs w:val="24"/>
        </w:rPr>
      </w:pPr>
    </w:p>
    <w:p w14:paraId="53731273" w14:textId="1211C230" w:rsidR="004F2BB0" w:rsidRDefault="004F2BB0" w:rsidP="004E4C75">
      <w:pPr>
        <w:rPr>
          <w:rFonts w:ascii="Times New Roman" w:eastAsia="ArialMT" w:hAnsi="Times New Roman" w:cs="Times New Roman"/>
          <w:sz w:val="24"/>
          <w:szCs w:val="24"/>
        </w:rPr>
      </w:pPr>
    </w:p>
    <w:p w14:paraId="07DC9188" w14:textId="55A910AA" w:rsidR="004F2BB0" w:rsidRDefault="004F2BB0" w:rsidP="004E4C75">
      <w:pPr>
        <w:rPr>
          <w:rFonts w:ascii="Times New Roman" w:eastAsia="ArialMT" w:hAnsi="Times New Roman" w:cs="Times New Roman"/>
          <w:sz w:val="24"/>
          <w:szCs w:val="24"/>
        </w:rPr>
      </w:pPr>
    </w:p>
    <w:p w14:paraId="577BF702" w14:textId="2D10FA64" w:rsidR="004F2BB0" w:rsidRDefault="004F2BB0" w:rsidP="004E4C75">
      <w:pPr>
        <w:rPr>
          <w:rFonts w:ascii="Times New Roman" w:eastAsia="ArialMT" w:hAnsi="Times New Roman" w:cs="Times New Roman"/>
          <w:sz w:val="24"/>
          <w:szCs w:val="24"/>
        </w:rPr>
      </w:pPr>
    </w:p>
    <w:p w14:paraId="54A33B66" w14:textId="77777777" w:rsidR="001D6C32" w:rsidRDefault="001D6C32" w:rsidP="004E4C75">
      <w:pPr>
        <w:rPr>
          <w:rFonts w:ascii="Times New Roman" w:eastAsia="ArialMT" w:hAnsi="Times New Roman" w:cs="Times New Roman"/>
          <w:sz w:val="24"/>
          <w:szCs w:val="24"/>
        </w:rPr>
        <w:sectPr w:rsidR="001D6C32" w:rsidSect="002B4048">
          <w:footerReference w:type="default" r:id="rId32"/>
          <w:footerReference w:type="first" r:id="rId33"/>
          <w:pgSz w:w="12240" w:h="15840"/>
          <w:pgMar w:top="1440" w:right="1440" w:bottom="1440" w:left="1440" w:header="720" w:footer="720" w:gutter="0"/>
          <w:pgNumType w:chapStyle="1" w:chapSep="colon"/>
          <w:cols w:space="720"/>
          <w:titlePg/>
          <w:docGrid w:linePitch="360"/>
        </w:sectPr>
      </w:pPr>
    </w:p>
    <w:p w14:paraId="73954086" w14:textId="23B9AF46" w:rsidR="004F2BB0" w:rsidRDefault="004F2BB0" w:rsidP="004F2BB0">
      <w:pPr>
        <w:pStyle w:val="Heading2"/>
        <w:rPr>
          <w:rFonts w:eastAsia="ArialMT"/>
        </w:rPr>
      </w:pPr>
      <w:bookmarkStart w:id="31" w:name="_Toc209304410"/>
      <w:r>
        <w:rPr>
          <w:rFonts w:eastAsia="ArialMT"/>
        </w:rPr>
        <w:lastRenderedPageBreak/>
        <w:t>Appendix:</w:t>
      </w:r>
      <w:bookmarkEnd w:id="31"/>
    </w:p>
    <w:p w14:paraId="21D52F61" w14:textId="77777777" w:rsidR="0091342B" w:rsidRDefault="0091342B" w:rsidP="0091342B"/>
    <w:p w14:paraId="0603DA65" w14:textId="57CEBAEF" w:rsidR="0091342B" w:rsidRDefault="0091342B" w:rsidP="0091342B">
      <w:pPr>
        <w:pStyle w:val="ListParagraph"/>
        <w:numPr>
          <w:ilvl w:val="0"/>
          <w:numId w:val="28"/>
        </w:numPr>
      </w:pPr>
      <w:r>
        <w:t>Natalie:</w:t>
      </w:r>
    </w:p>
    <w:p w14:paraId="0B47BC38" w14:textId="76F3393B" w:rsidR="0091342B" w:rsidRDefault="002C5E6A" w:rsidP="0091342B">
      <w:pPr>
        <w:pStyle w:val="ListParagraph"/>
        <w:ind w:left="720"/>
      </w:pPr>
      <w:r w:rsidRPr="002C5E6A">
        <w:rPr>
          <w:noProof/>
        </w:rPr>
        <w:drawing>
          <wp:anchor distT="0" distB="0" distL="114300" distR="114300" simplePos="0" relativeHeight="251658244" behindDoc="0" locked="0" layoutInCell="1" allowOverlap="1" wp14:anchorId="6BE7728F" wp14:editId="3E0810A5">
            <wp:simplePos x="0" y="0"/>
            <wp:positionH relativeFrom="column">
              <wp:posOffset>209550</wp:posOffset>
            </wp:positionH>
            <wp:positionV relativeFrom="paragraph">
              <wp:posOffset>6350</wp:posOffset>
            </wp:positionV>
            <wp:extent cx="5943600" cy="570230"/>
            <wp:effectExtent l="0" t="0" r="0" b="1270"/>
            <wp:wrapNone/>
            <wp:docPr id="159908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86515"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570230"/>
                    </a:xfrm>
                    <a:prstGeom prst="rect">
                      <a:avLst/>
                    </a:prstGeom>
                  </pic:spPr>
                </pic:pic>
              </a:graphicData>
            </a:graphic>
          </wp:anchor>
        </w:drawing>
      </w:r>
    </w:p>
    <w:p w14:paraId="7884ED8E" w14:textId="77777777" w:rsidR="0091342B" w:rsidRDefault="0091342B" w:rsidP="0091342B">
      <w:pPr>
        <w:pStyle w:val="ListParagraph"/>
        <w:ind w:left="720"/>
      </w:pPr>
    </w:p>
    <w:p w14:paraId="20555B9A" w14:textId="26D3D7D7" w:rsidR="0091342B" w:rsidRDefault="0091342B" w:rsidP="0091342B">
      <w:pPr>
        <w:pStyle w:val="ListParagraph"/>
        <w:ind w:left="720"/>
      </w:pPr>
    </w:p>
    <w:p w14:paraId="6C8FA577" w14:textId="5AF68149" w:rsidR="004F2BB0" w:rsidRPr="00680F17" w:rsidRDefault="004F2BB0" w:rsidP="0091342B">
      <w:pPr>
        <w:rPr>
          <w:rFonts w:eastAsia="ArialMT"/>
        </w:rPr>
      </w:pPr>
    </w:p>
    <w:p w14:paraId="6707C848" w14:textId="027B0F48" w:rsidR="0091342B" w:rsidRDefault="0091342B" w:rsidP="0091342B">
      <w:pPr>
        <w:pStyle w:val="ListParagraph"/>
        <w:numPr>
          <w:ilvl w:val="0"/>
          <w:numId w:val="28"/>
        </w:numPr>
      </w:pPr>
      <w:r>
        <w:t>Brice:</w:t>
      </w:r>
    </w:p>
    <w:p w14:paraId="6B1B9D79" w14:textId="7D676C4A" w:rsidR="0091342B" w:rsidRDefault="008F02E5" w:rsidP="0091342B">
      <w:pPr>
        <w:ind w:left="720"/>
      </w:pPr>
      <w:r w:rsidRPr="008F02E5">
        <w:rPr>
          <w:noProof/>
        </w:rPr>
        <w:drawing>
          <wp:anchor distT="0" distB="0" distL="114300" distR="114300" simplePos="0" relativeHeight="251658243" behindDoc="0" locked="0" layoutInCell="1" allowOverlap="1" wp14:anchorId="3991B194" wp14:editId="3DBA64C2">
            <wp:simplePos x="0" y="0"/>
            <wp:positionH relativeFrom="column">
              <wp:posOffset>180975</wp:posOffset>
            </wp:positionH>
            <wp:positionV relativeFrom="paragraph">
              <wp:posOffset>12700</wp:posOffset>
            </wp:positionV>
            <wp:extent cx="5943600" cy="436880"/>
            <wp:effectExtent l="0" t="0" r="0" b="1270"/>
            <wp:wrapNone/>
            <wp:docPr id="117589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6022"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436880"/>
                    </a:xfrm>
                    <a:prstGeom prst="rect">
                      <a:avLst/>
                    </a:prstGeom>
                  </pic:spPr>
                </pic:pic>
              </a:graphicData>
            </a:graphic>
          </wp:anchor>
        </w:drawing>
      </w:r>
    </w:p>
    <w:p w14:paraId="0D5BD1D1" w14:textId="77777777" w:rsidR="0091342B" w:rsidRDefault="0091342B" w:rsidP="0091342B">
      <w:pPr>
        <w:ind w:left="720"/>
      </w:pPr>
    </w:p>
    <w:p w14:paraId="3A081666" w14:textId="77777777" w:rsidR="0091342B" w:rsidRDefault="0091342B" w:rsidP="0091342B">
      <w:pPr>
        <w:ind w:left="720"/>
      </w:pPr>
    </w:p>
    <w:p w14:paraId="12E5900F" w14:textId="05556C63" w:rsidR="0091342B" w:rsidRDefault="00F4048F" w:rsidP="002C5E6A">
      <w:pPr>
        <w:pStyle w:val="ListParagraph"/>
        <w:numPr>
          <w:ilvl w:val="0"/>
          <w:numId w:val="28"/>
        </w:numPr>
      </w:pPr>
      <w:r>
        <w:t>Christian:</w:t>
      </w:r>
    </w:p>
    <w:p w14:paraId="51AF4957" w14:textId="752494F7" w:rsidR="00F4048F" w:rsidRDefault="00EE0583" w:rsidP="00F4048F">
      <w:pPr>
        <w:pStyle w:val="ListParagraph"/>
        <w:ind w:left="720"/>
      </w:pPr>
      <w:r>
        <w:rPr>
          <w:noProof/>
        </w:rPr>
        <w:drawing>
          <wp:anchor distT="0" distB="0" distL="114300" distR="114300" simplePos="0" relativeHeight="251658245" behindDoc="0" locked="0" layoutInCell="1" allowOverlap="1" wp14:anchorId="60E2E867" wp14:editId="28C9246A">
            <wp:simplePos x="0" y="0"/>
            <wp:positionH relativeFrom="column">
              <wp:posOffset>123825</wp:posOffset>
            </wp:positionH>
            <wp:positionV relativeFrom="paragraph">
              <wp:posOffset>144780</wp:posOffset>
            </wp:positionV>
            <wp:extent cx="6006132" cy="447040"/>
            <wp:effectExtent l="0" t="0" r="0" b="0"/>
            <wp:wrapNone/>
            <wp:docPr id="14259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06132" cy="447040"/>
                    </a:xfrm>
                    <a:prstGeom prst="rect">
                      <a:avLst/>
                    </a:prstGeom>
                    <a:noFill/>
                  </pic:spPr>
                </pic:pic>
              </a:graphicData>
            </a:graphic>
            <wp14:sizeRelH relativeFrom="margin">
              <wp14:pctWidth>0</wp14:pctWidth>
            </wp14:sizeRelH>
            <wp14:sizeRelV relativeFrom="margin">
              <wp14:pctHeight>0</wp14:pctHeight>
            </wp14:sizeRelV>
          </wp:anchor>
        </w:drawing>
      </w:r>
    </w:p>
    <w:p w14:paraId="68C7D363" w14:textId="77777777" w:rsidR="0091342B" w:rsidRDefault="0091342B" w:rsidP="0091342B">
      <w:pPr>
        <w:ind w:left="720"/>
      </w:pPr>
    </w:p>
    <w:p w14:paraId="4E99EC8D" w14:textId="74A0D185" w:rsidR="0091342B" w:rsidRDefault="0091342B" w:rsidP="0091342B">
      <w:pPr>
        <w:ind w:left="720"/>
      </w:pPr>
    </w:p>
    <w:p w14:paraId="08C9FB02" w14:textId="0417E5AA" w:rsidR="0091342B" w:rsidRDefault="0091342B" w:rsidP="00EE0583"/>
    <w:p w14:paraId="0F490033" w14:textId="418A8405" w:rsidR="00EE0583" w:rsidRDefault="00EE0583" w:rsidP="00EE0583">
      <w:pPr>
        <w:pStyle w:val="ListParagraph"/>
        <w:numPr>
          <w:ilvl w:val="0"/>
          <w:numId w:val="28"/>
        </w:numPr>
      </w:pPr>
      <w:r>
        <w:t>Vincent:</w:t>
      </w:r>
    </w:p>
    <w:p w14:paraId="0AA0638F" w14:textId="44890B78" w:rsidR="0091342B" w:rsidRPr="00680F17" w:rsidRDefault="001D6C32" w:rsidP="001D6C32">
      <w:pPr>
        <w:pStyle w:val="ListParagraph"/>
        <w:ind w:left="720"/>
      </w:pPr>
      <w:r w:rsidRPr="001D6C32">
        <w:rPr>
          <w:noProof/>
        </w:rPr>
        <w:drawing>
          <wp:anchor distT="0" distB="0" distL="114300" distR="114300" simplePos="0" relativeHeight="251658246" behindDoc="0" locked="0" layoutInCell="1" allowOverlap="1" wp14:anchorId="054FA677" wp14:editId="48122412">
            <wp:simplePos x="0" y="0"/>
            <wp:positionH relativeFrom="column">
              <wp:posOffset>171450</wp:posOffset>
            </wp:positionH>
            <wp:positionV relativeFrom="paragraph">
              <wp:posOffset>84455</wp:posOffset>
            </wp:positionV>
            <wp:extent cx="5943600" cy="1104265"/>
            <wp:effectExtent l="0" t="0" r="0" b="635"/>
            <wp:wrapNone/>
            <wp:docPr id="2579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8902"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1104265"/>
                    </a:xfrm>
                    <a:prstGeom prst="rect">
                      <a:avLst/>
                    </a:prstGeom>
                  </pic:spPr>
                </pic:pic>
              </a:graphicData>
            </a:graphic>
          </wp:anchor>
        </w:drawing>
      </w:r>
    </w:p>
    <w:sectPr w:rsidR="0091342B" w:rsidRPr="00680F17" w:rsidSect="002B4048">
      <w:footerReference w:type="first" r:id="rId38"/>
      <w:pgSz w:w="12240" w:h="15840"/>
      <w:pgMar w:top="1440" w:right="1440" w:bottom="1440" w:left="1440" w:header="720" w:footer="720" w:gutter="0"/>
      <w:pgNumType w:chapStyle="1" w:chapSep="colon"/>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Natalie Szwec" w:date="2025-09-20T23:40:00Z" w:initials="NS">
    <w:p w14:paraId="7C31900D" w14:textId="77777777" w:rsidR="00454F8E" w:rsidRDefault="00454F8E" w:rsidP="00454F8E">
      <w:pPr>
        <w:pStyle w:val="CommentText"/>
      </w:pPr>
      <w:r>
        <w:rPr>
          <w:rStyle w:val="CommentReference"/>
        </w:rPr>
        <w:annotationRef/>
      </w:r>
      <w:r>
        <w:t>We finished our part, how much longer do you have?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31900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E56F3" w16cex:dateUtc="2025-09-21T0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31900D" w16cid:durableId="712E56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9B2B" w14:textId="77777777" w:rsidR="00A0723B" w:rsidRDefault="00A0723B" w:rsidP="00DE2009">
      <w:pPr>
        <w:spacing w:after="0" w:line="240" w:lineRule="auto"/>
      </w:pPr>
      <w:r>
        <w:separator/>
      </w:r>
    </w:p>
  </w:endnote>
  <w:endnote w:type="continuationSeparator" w:id="0">
    <w:p w14:paraId="3B170DE6" w14:textId="77777777" w:rsidR="00A0723B" w:rsidRDefault="00A0723B" w:rsidP="00DE2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BoldMT">
    <w:altName w:val="MS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863984"/>
      <w:docPartObj>
        <w:docPartGallery w:val="Page Numbers (Bottom of Page)"/>
        <w:docPartUnique/>
      </w:docPartObj>
    </w:sdtPr>
    <w:sdtEndPr/>
    <w:sdtContent>
      <w:p w14:paraId="501E9452" w14:textId="4D317F88" w:rsidR="00D5729A" w:rsidRPr="00793D4D" w:rsidRDefault="00D5729A" w:rsidP="00793D4D">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sidR="00793D4D">
          <w:rPr>
            <w:color w:val="7F7F7F" w:themeColor="background1" w:themeShade="7F"/>
            <w:spacing w:val="60"/>
          </w:rPr>
          <w:t>Contents</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257568"/>
      <w:docPartObj>
        <w:docPartGallery w:val="Page Numbers (Bottom of Page)"/>
        <w:docPartUnique/>
      </w:docPartObj>
    </w:sdtPr>
    <w:sdtEndPr/>
    <w:sdtContent>
      <w:p w14:paraId="08259AF3" w14:textId="7ECCEC3B" w:rsidR="00042987" w:rsidRPr="00793D4D" w:rsidRDefault="00042987" w:rsidP="00793D4D">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Scope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390374"/>
      <w:docPartObj>
        <w:docPartGallery w:val="Page Numbers (Bottom of Page)"/>
        <w:docPartUnique/>
      </w:docPartObj>
    </w:sdtPr>
    <w:sdtEndPr>
      <w:rPr>
        <w:color w:val="7F7F7F" w:themeColor="background1" w:themeShade="7F"/>
        <w:spacing w:val="60"/>
      </w:rPr>
    </w:sdtEndPr>
    <w:sdtContent>
      <w:p w14:paraId="18F16021" w14:textId="77777777" w:rsidR="00042987" w:rsidRDefault="00D5729A" w:rsidP="003B3E88">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sidR="00042987">
          <w:rPr>
            <w:color w:val="7F7F7F" w:themeColor="background1" w:themeShade="7F"/>
            <w:spacing w:val="60"/>
          </w:rPr>
          <w:t>Scope</w:t>
        </w:r>
      </w:p>
      <w:p w14:paraId="758993AF" w14:textId="2CECF14A" w:rsidR="00D5729A" w:rsidRPr="003B3E88" w:rsidRDefault="00807DF6" w:rsidP="003B3E88">
        <w:pPr>
          <w:pStyle w:val="Footer"/>
          <w:pBdr>
            <w:top w:val="single" w:sz="4" w:space="1" w:color="D9D9D9" w:themeColor="background1" w:themeShade="D9"/>
          </w:pBdr>
          <w:jc w:val="right"/>
          <w:rPr>
            <w:color w:val="7F7F7F" w:themeColor="background1" w:themeShade="7F"/>
            <w:spacing w:val="60"/>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833511"/>
      <w:docPartObj>
        <w:docPartGallery w:val="Page Numbers (Bottom of Page)"/>
        <w:docPartUnique/>
      </w:docPartObj>
    </w:sdtPr>
    <w:sdtEndPr/>
    <w:sdtContent>
      <w:p w14:paraId="5E5A4309" w14:textId="0666DBB0" w:rsidR="00042987" w:rsidRPr="00793D4D" w:rsidRDefault="00042987" w:rsidP="00793D4D">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w:t>
        </w:r>
        <w:r w:rsidR="00D11032">
          <w:t xml:space="preserve"> </w:t>
        </w:r>
        <w:r w:rsidR="00D11032">
          <w:rPr>
            <w:color w:val="7F7F7F" w:themeColor="background1" w:themeShade="7F"/>
            <w:spacing w:val="60"/>
          </w:rPr>
          <w:t>Schedule</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4416"/>
      <w:docPartObj>
        <w:docPartGallery w:val="Page Numbers (Bottom of Page)"/>
        <w:docPartUnique/>
      </w:docPartObj>
    </w:sdtPr>
    <w:sdtEndPr>
      <w:rPr>
        <w:color w:val="7F7F7F" w:themeColor="background1" w:themeShade="7F"/>
        <w:spacing w:val="60"/>
      </w:rPr>
    </w:sdtEndPr>
    <w:sdtContent>
      <w:p w14:paraId="32915FE1" w14:textId="04FA35EF" w:rsidR="00042987" w:rsidRPr="003B3E88" w:rsidRDefault="00042987" w:rsidP="009C59DE">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Schedule</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333119"/>
      <w:docPartObj>
        <w:docPartGallery w:val="Page Numbers (Bottom of Page)"/>
        <w:docPartUnique/>
      </w:docPartObj>
    </w:sdtPr>
    <w:sdtEndPr>
      <w:rPr>
        <w:color w:val="7F7F7F" w:themeColor="background1" w:themeShade="7F"/>
        <w:spacing w:val="60"/>
      </w:rPr>
    </w:sdtEndPr>
    <w:sdtContent>
      <w:p w14:paraId="02F25697" w14:textId="77777777" w:rsidR="00D11032" w:rsidRPr="003B3E88" w:rsidRDefault="00D11032" w:rsidP="009C59DE">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Gantt Chart</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648593"/>
      <w:docPartObj>
        <w:docPartGallery w:val="Page Numbers (Bottom of Page)"/>
        <w:docPartUnique/>
      </w:docPartObj>
    </w:sdtPr>
    <w:sdtEndPr>
      <w:rPr>
        <w:color w:val="7F7F7F" w:themeColor="background1" w:themeShade="7F"/>
        <w:spacing w:val="60"/>
      </w:rPr>
    </w:sdtEndPr>
    <w:sdtContent>
      <w:p w14:paraId="7F22761E" w14:textId="2437FC05" w:rsidR="00D5729A" w:rsidRPr="003B3E88" w:rsidRDefault="00D5729A" w:rsidP="003B3E88">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Team Organization</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46366"/>
      <w:docPartObj>
        <w:docPartGallery w:val="Page Numbers (Bottom of Page)"/>
        <w:docPartUnique/>
      </w:docPartObj>
    </w:sdtPr>
    <w:sdtEndPr/>
    <w:sdtContent>
      <w:p w14:paraId="1A587679" w14:textId="77777777" w:rsidR="00B1195C" w:rsidRPr="00793D4D" w:rsidRDefault="00B1195C" w:rsidP="00793D4D">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Technical Description</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175157"/>
      <w:docPartObj>
        <w:docPartGallery w:val="Page Numbers (Bottom of Page)"/>
        <w:docPartUnique/>
      </w:docPartObj>
    </w:sdtPr>
    <w:sdtEndPr>
      <w:rPr>
        <w:color w:val="7F7F7F" w:themeColor="background1" w:themeShade="7F"/>
        <w:spacing w:val="60"/>
      </w:rPr>
    </w:sdtEndPr>
    <w:sdtContent>
      <w:p w14:paraId="1854DD84" w14:textId="0C79E5AB" w:rsidR="00D5729A" w:rsidRPr="003B3E88" w:rsidRDefault="00D5729A" w:rsidP="003B3E88">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Technical Description</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320085"/>
      <w:docPartObj>
        <w:docPartGallery w:val="Page Numbers (Bottom of Page)"/>
        <w:docPartUnique/>
      </w:docPartObj>
    </w:sdtPr>
    <w:sdtEndPr>
      <w:rPr>
        <w:color w:val="7F7F7F" w:themeColor="background1" w:themeShade="7F"/>
        <w:spacing w:val="60"/>
      </w:rPr>
    </w:sdtEndPr>
    <w:sdtContent>
      <w:p w14:paraId="5B7A9932" w14:textId="145BC65C" w:rsidR="00D5729A" w:rsidRPr="003B3E88" w:rsidRDefault="00D5729A" w:rsidP="003B3E88">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Data Management Plan</w: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414834"/>
      <w:docPartObj>
        <w:docPartGallery w:val="Page Numbers (Bottom of Page)"/>
        <w:docPartUnique/>
      </w:docPartObj>
    </w:sdtPr>
    <w:sdtEndPr/>
    <w:sdtContent>
      <w:p w14:paraId="14546A79" w14:textId="3546C8CB" w:rsidR="00B1195C" w:rsidRPr="00793D4D" w:rsidRDefault="00B1195C" w:rsidP="00793D4D">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del w:id="29" w:author="Vincent Moss" w:date="2025-09-20T23:25:00Z" w16du:dateUtc="2025-09-21T03:25:00Z">
          <w:r>
            <w:rPr>
              <w:color w:val="7F7F7F" w:themeColor="background1" w:themeShade="7F"/>
              <w:spacing w:val="60"/>
            </w:rPr>
            <w:delText>Techn</w:delText>
          </w:r>
        </w:del>
        <w:ins w:id="30" w:author="Vincent Moss" w:date="2025-09-20T23:25:00Z" w16du:dateUtc="2025-09-21T03:25:00Z">
          <w:r>
            <w:rPr>
              <w:color w:val="7F7F7F" w:themeColor="background1" w:themeShade="7F"/>
              <w:spacing w:val="60"/>
            </w:rPr>
            <w:t>T</w:t>
          </w:r>
          <w:r w:rsidR="00B1720B">
            <w:rPr>
              <w:color w:val="7F7F7F" w:themeColor="background1" w:themeShade="7F"/>
              <w:spacing w:val="60"/>
            </w:rPr>
            <w:t>est Plan</w:t>
          </w:r>
        </w:ins>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236602"/>
      <w:docPartObj>
        <w:docPartGallery w:val="Page Numbers (Bottom of Page)"/>
        <w:docPartUnique/>
      </w:docPartObj>
    </w:sdtPr>
    <w:sdtEndPr>
      <w:rPr>
        <w:color w:val="7F7F7F" w:themeColor="background1" w:themeShade="7F"/>
        <w:spacing w:val="60"/>
      </w:rPr>
    </w:sdtEndPr>
    <w:sdtContent>
      <w:p w14:paraId="6680E342" w14:textId="77777777" w:rsidR="00957CD1" w:rsidRDefault="009D076A" w:rsidP="003B3E8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Test Plan</w: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BB79" w14:textId="2512B13D" w:rsidR="00957CD1" w:rsidRDefault="00807DF6" w:rsidP="003B3E88">
    <w:pPr>
      <w:pStyle w:val="Footer"/>
      <w:pBdr>
        <w:top w:val="single" w:sz="4" w:space="1" w:color="D9D9D9" w:themeColor="background1" w:themeShade="D9"/>
      </w:pBdr>
      <w:jc w:val="right"/>
    </w:pPr>
    <w:sdt>
      <w:sdtPr>
        <w:id w:val="-1484839349"/>
        <w:docPartObj>
          <w:docPartGallery w:val="Page Numbers (Bottom of Page)"/>
          <w:docPartUnique/>
        </w:docPartObj>
      </w:sdtPr>
      <w:sdtEndPr>
        <w:rPr>
          <w:color w:val="7F7F7F" w:themeColor="background1" w:themeShade="7F"/>
          <w:spacing w:val="60"/>
        </w:rPr>
      </w:sdtEndPr>
      <w:sdtContent>
        <w:r w:rsidR="009D076A">
          <w:fldChar w:fldCharType="begin"/>
        </w:r>
        <w:r w:rsidR="009D076A">
          <w:instrText xml:space="preserve"> PAGE   \* MERGEFORMAT </w:instrText>
        </w:r>
        <w:r w:rsidR="009D076A">
          <w:fldChar w:fldCharType="separate"/>
        </w:r>
        <w:r w:rsidR="009D076A">
          <w:rPr>
            <w:noProof/>
          </w:rPr>
          <w:t>2</w:t>
        </w:r>
        <w:r w:rsidR="009D076A">
          <w:rPr>
            <w:noProof/>
          </w:rPr>
          <w:fldChar w:fldCharType="end"/>
        </w:r>
        <w:r w:rsidR="009D076A">
          <w:t xml:space="preserve"> | </w:t>
        </w:r>
        <w:r w:rsidR="001D6C32">
          <w:rPr>
            <w:color w:val="7F7F7F" w:themeColor="background1" w:themeShade="7F"/>
            <w:spacing w:val="60"/>
          </w:rPr>
          <w:t>Appendix</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B3A2" w14:textId="77777777" w:rsidR="00A0723B" w:rsidRDefault="00A0723B" w:rsidP="00DE2009">
      <w:pPr>
        <w:spacing w:after="0" w:line="240" w:lineRule="auto"/>
      </w:pPr>
      <w:r>
        <w:separator/>
      </w:r>
    </w:p>
  </w:footnote>
  <w:footnote w:type="continuationSeparator" w:id="0">
    <w:p w14:paraId="73DEF81B" w14:textId="77777777" w:rsidR="00A0723B" w:rsidRDefault="00A0723B" w:rsidP="00DE2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3D1E" w14:textId="77777777" w:rsidR="00042987" w:rsidRDefault="00042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48E"/>
    <w:multiLevelType w:val="multilevel"/>
    <w:tmpl w:val="1374C78A"/>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 w15:restartNumberingAfterBreak="0">
    <w:nsid w:val="06AB7AA3"/>
    <w:multiLevelType w:val="multilevel"/>
    <w:tmpl w:val="03CABB2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15:restartNumberingAfterBreak="0">
    <w:nsid w:val="07451B9E"/>
    <w:multiLevelType w:val="multilevel"/>
    <w:tmpl w:val="6F022A28"/>
    <w:lvl w:ilvl="0">
      <w:start w:val="16"/>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E922243"/>
    <w:multiLevelType w:val="multilevel"/>
    <w:tmpl w:val="45401A58"/>
    <w:lvl w:ilvl="0">
      <w:start w:val="15"/>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F5D0830"/>
    <w:multiLevelType w:val="hybridMultilevel"/>
    <w:tmpl w:val="44FABF0A"/>
    <w:lvl w:ilvl="0" w:tplc="14EE6800">
      <w:numFmt w:val="bullet"/>
      <w:lvlText w:val="-"/>
      <w:lvlJc w:val="left"/>
      <w:pPr>
        <w:ind w:left="1080" w:hanging="360"/>
      </w:pPr>
      <w:rPr>
        <w:rFonts w:ascii="Times New Roman" w:eastAsia="ArialMT"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E0713B"/>
    <w:multiLevelType w:val="multilevel"/>
    <w:tmpl w:val="E864DACC"/>
    <w:lvl w:ilvl="0">
      <w:start w:val="2"/>
      <w:numFmt w:val="decimal"/>
      <w:lvlText w:val="%1"/>
      <w:lvlJc w:val="left"/>
      <w:pPr>
        <w:ind w:left="360" w:hanging="360"/>
      </w:pPr>
      <w:rPr>
        <w:rFonts w:hint="default"/>
      </w:rPr>
    </w:lvl>
    <w:lvl w:ilvl="1">
      <w:start w:val="1"/>
      <w:numFmt w:val="decimal"/>
      <w:lvlText w:val="%1.%2"/>
      <w:lvlJc w:val="left"/>
      <w:pPr>
        <w:ind w:left="1512" w:hanging="72"/>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1B27811F"/>
    <w:multiLevelType w:val="hybridMultilevel"/>
    <w:tmpl w:val="FFFFFFFF"/>
    <w:lvl w:ilvl="0" w:tplc="F564A892">
      <w:start w:val="1"/>
      <w:numFmt w:val="bullet"/>
      <w:lvlText w:val=""/>
      <w:lvlJc w:val="left"/>
      <w:pPr>
        <w:ind w:left="1440" w:hanging="360"/>
      </w:pPr>
      <w:rPr>
        <w:rFonts w:ascii="Symbol" w:hAnsi="Symbol" w:hint="default"/>
      </w:rPr>
    </w:lvl>
    <w:lvl w:ilvl="1" w:tplc="674421C0">
      <w:start w:val="1"/>
      <w:numFmt w:val="bullet"/>
      <w:lvlText w:val="o"/>
      <w:lvlJc w:val="left"/>
      <w:pPr>
        <w:ind w:left="1440" w:hanging="360"/>
      </w:pPr>
      <w:rPr>
        <w:rFonts w:ascii="Courier New" w:hAnsi="Courier New" w:hint="default"/>
      </w:rPr>
    </w:lvl>
    <w:lvl w:ilvl="2" w:tplc="3FDC6012">
      <w:start w:val="1"/>
      <w:numFmt w:val="bullet"/>
      <w:lvlText w:val=""/>
      <w:lvlJc w:val="left"/>
      <w:pPr>
        <w:ind w:left="2160" w:hanging="360"/>
      </w:pPr>
      <w:rPr>
        <w:rFonts w:ascii="Wingdings" w:hAnsi="Wingdings" w:hint="default"/>
      </w:rPr>
    </w:lvl>
    <w:lvl w:ilvl="3" w:tplc="F002FE20">
      <w:start w:val="1"/>
      <w:numFmt w:val="bullet"/>
      <w:lvlText w:val=""/>
      <w:lvlJc w:val="left"/>
      <w:pPr>
        <w:ind w:left="2880" w:hanging="360"/>
      </w:pPr>
      <w:rPr>
        <w:rFonts w:ascii="Symbol" w:hAnsi="Symbol" w:hint="default"/>
      </w:rPr>
    </w:lvl>
    <w:lvl w:ilvl="4" w:tplc="C4A8F9B8">
      <w:start w:val="1"/>
      <w:numFmt w:val="bullet"/>
      <w:lvlText w:val="o"/>
      <w:lvlJc w:val="left"/>
      <w:pPr>
        <w:ind w:left="3600" w:hanging="360"/>
      </w:pPr>
      <w:rPr>
        <w:rFonts w:ascii="Courier New" w:hAnsi="Courier New" w:hint="default"/>
      </w:rPr>
    </w:lvl>
    <w:lvl w:ilvl="5" w:tplc="B156E762">
      <w:start w:val="1"/>
      <w:numFmt w:val="bullet"/>
      <w:lvlText w:val=""/>
      <w:lvlJc w:val="left"/>
      <w:pPr>
        <w:ind w:left="4320" w:hanging="360"/>
      </w:pPr>
      <w:rPr>
        <w:rFonts w:ascii="Wingdings" w:hAnsi="Wingdings" w:hint="default"/>
      </w:rPr>
    </w:lvl>
    <w:lvl w:ilvl="6" w:tplc="3AF06274">
      <w:start w:val="1"/>
      <w:numFmt w:val="bullet"/>
      <w:lvlText w:val=""/>
      <w:lvlJc w:val="left"/>
      <w:pPr>
        <w:ind w:left="5040" w:hanging="360"/>
      </w:pPr>
      <w:rPr>
        <w:rFonts w:ascii="Symbol" w:hAnsi="Symbol" w:hint="default"/>
      </w:rPr>
    </w:lvl>
    <w:lvl w:ilvl="7" w:tplc="7472DC56">
      <w:start w:val="1"/>
      <w:numFmt w:val="bullet"/>
      <w:lvlText w:val="o"/>
      <w:lvlJc w:val="left"/>
      <w:pPr>
        <w:ind w:left="5760" w:hanging="360"/>
      </w:pPr>
      <w:rPr>
        <w:rFonts w:ascii="Courier New" w:hAnsi="Courier New" w:hint="default"/>
      </w:rPr>
    </w:lvl>
    <w:lvl w:ilvl="8" w:tplc="882ED1E4">
      <w:start w:val="1"/>
      <w:numFmt w:val="bullet"/>
      <w:lvlText w:val=""/>
      <w:lvlJc w:val="left"/>
      <w:pPr>
        <w:ind w:left="6480" w:hanging="360"/>
      </w:pPr>
      <w:rPr>
        <w:rFonts w:ascii="Wingdings" w:hAnsi="Wingdings" w:hint="default"/>
      </w:rPr>
    </w:lvl>
  </w:abstractNum>
  <w:abstractNum w:abstractNumId="7" w15:restartNumberingAfterBreak="0">
    <w:nsid w:val="1CC144D4"/>
    <w:multiLevelType w:val="multilevel"/>
    <w:tmpl w:val="6A2C7A62"/>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DEF21EA"/>
    <w:multiLevelType w:val="multilevel"/>
    <w:tmpl w:val="6D360F2C"/>
    <w:lvl w:ilvl="0">
      <w:start w:val="14"/>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22F1CC9"/>
    <w:multiLevelType w:val="multilevel"/>
    <w:tmpl w:val="10283124"/>
    <w:lvl w:ilvl="0">
      <w:start w:val="12"/>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684540B"/>
    <w:multiLevelType w:val="hybridMultilevel"/>
    <w:tmpl w:val="1BFC0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ED66BD"/>
    <w:multiLevelType w:val="hybridMultilevel"/>
    <w:tmpl w:val="EEBE7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263A73"/>
    <w:multiLevelType w:val="multilevel"/>
    <w:tmpl w:val="242E3A38"/>
    <w:lvl w:ilvl="0">
      <w:start w:val="11"/>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2ACA3570"/>
    <w:multiLevelType w:val="multilevel"/>
    <w:tmpl w:val="751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78BCE"/>
    <w:multiLevelType w:val="hybridMultilevel"/>
    <w:tmpl w:val="FFFFFFFF"/>
    <w:lvl w:ilvl="0" w:tplc="BC5ED350">
      <w:start w:val="1"/>
      <w:numFmt w:val="bullet"/>
      <w:lvlText w:val=""/>
      <w:lvlJc w:val="left"/>
      <w:pPr>
        <w:ind w:left="1080" w:hanging="360"/>
      </w:pPr>
      <w:rPr>
        <w:rFonts w:ascii="Symbol" w:hAnsi="Symbol" w:hint="default"/>
      </w:rPr>
    </w:lvl>
    <w:lvl w:ilvl="1" w:tplc="508EAE4A">
      <w:start w:val="1"/>
      <w:numFmt w:val="bullet"/>
      <w:lvlText w:val="o"/>
      <w:lvlJc w:val="left"/>
      <w:pPr>
        <w:ind w:left="1440" w:hanging="360"/>
      </w:pPr>
      <w:rPr>
        <w:rFonts w:ascii="Courier New" w:hAnsi="Courier New" w:hint="default"/>
      </w:rPr>
    </w:lvl>
    <w:lvl w:ilvl="2" w:tplc="BE28AA1E">
      <w:start w:val="1"/>
      <w:numFmt w:val="bullet"/>
      <w:lvlText w:val=""/>
      <w:lvlJc w:val="left"/>
      <w:pPr>
        <w:ind w:left="2160" w:hanging="360"/>
      </w:pPr>
      <w:rPr>
        <w:rFonts w:ascii="Wingdings" w:hAnsi="Wingdings" w:hint="default"/>
      </w:rPr>
    </w:lvl>
    <w:lvl w:ilvl="3" w:tplc="B3B6C01E">
      <w:start w:val="1"/>
      <w:numFmt w:val="bullet"/>
      <w:lvlText w:val=""/>
      <w:lvlJc w:val="left"/>
      <w:pPr>
        <w:ind w:left="2880" w:hanging="360"/>
      </w:pPr>
      <w:rPr>
        <w:rFonts w:ascii="Symbol" w:hAnsi="Symbol" w:hint="default"/>
      </w:rPr>
    </w:lvl>
    <w:lvl w:ilvl="4" w:tplc="F4343448">
      <w:start w:val="1"/>
      <w:numFmt w:val="bullet"/>
      <w:lvlText w:val="o"/>
      <w:lvlJc w:val="left"/>
      <w:pPr>
        <w:ind w:left="3600" w:hanging="360"/>
      </w:pPr>
      <w:rPr>
        <w:rFonts w:ascii="Courier New" w:hAnsi="Courier New" w:hint="default"/>
      </w:rPr>
    </w:lvl>
    <w:lvl w:ilvl="5" w:tplc="12F6A3CA">
      <w:start w:val="1"/>
      <w:numFmt w:val="bullet"/>
      <w:lvlText w:val=""/>
      <w:lvlJc w:val="left"/>
      <w:pPr>
        <w:ind w:left="4320" w:hanging="360"/>
      </w:pPr>
      <w:rPr>
        <w:rFonts w:ascii="Wingdings" w:hAnsi="Wingdings" w:hint="default"/>
      </w:rPr>
    </w:lvl>
    <w:lvl w:ilvl="6" w:tplc="FCF03E36">
      <w:start w:val="1"/>
      <w:numFmt w:val="bullet"/>
      <w:lvlText w:val=""/>
      <w:lvlJc w:val="left"/>
      <w:pPr>
        <w:ind w:left="5040" w:hanging="360"/>
      </w:pPr>
      <w:rPr>
        <w:rFonts w:ascii="Symbol" w:hAnsi="Symbol" w:hint="default"/>
      </w:rPr>
    </w:lvl>
    <w:lvl w:ilvl="7" w:tplc="2AF8C402">
      <w:start w:val="1"/>
      <w:numFmt w:val="bullet"/>
      <w:lvlText w:val="o"/>
      <w:lvlJc w:val="left"/>
      <w:pPr>
        <w:ind w:left="5760" w:hanging="360"/>
      </w:pPr>
      <w:rPr>
        <w:rFonts w:ascii="Courier New" w:hAnsi="Courier New" w:hint="default"/>
      </w:rPr>
    </w:lvl>
    <w:lvl w:ilvl="8" w:tplc="FEAA6A02">
      <w:start w:val="1"/>
      <w:numFmt w:val="bullet"/>
      <w:lvlText w:val=""/>
      <w:lvlJc w:val="left"/>
      <w:pPr>
        <w:ind w:left="6480" w:hanging="360"/>
      </w:pPr>
      <w:rPr>
        <w:rFonts w:ascii="Wingdings" w:hAnsi="Wingdings" w:hint="default"/>
      </w:rPr>
    </w:lvl>
  </w:abstractNum>
  <w:abstractNum w:abstractNumId="15" w15:restartNumberingAfterBreak="0">
    <w:nsid w:val="33394E0B"/>
    <w:multiLevelType w:val="hybridMultilevel"/>
    <w:tmpl w:val="04E8A608"/>
    <w:lvl w:ilvl="0" w:tplc="4306B1D8">
      <w:numFmt w:val="bullet"/>
      <w:lvlText w:val="-"/>
      <w:lvlJc w:val="left"/>
      <w:pPr>
        <w:ind w:left="720" w:hanging="360"/>
      </w:pPr>
      <w:rPr>
        <w:rFonts w:ascii="Times New Roman" w:eastAsia="ArialMT"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17FA0"/>
    <w:multiLevelType w:val="multilevel"/>
    <w:tmpl w:val="BDA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5420F"/>
    <w:multiLevelType w:val="multilevel"/>
    <w:tmpl w:val="1332BDD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A3E7AC0"/>
    <w:multiLevelType w:val="multilevel"/>
    <w:tmpl w:val="B074E190"/>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C785E1B"/>
    <w:multiLevelType w:val="multilevel"/>
    <w:tmpl w:val="E2FEB0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3547ADC"/>
    <w:multiLevelType w:val="multilevel"/>
    <w:tmpl w:val="5E402DF2"/>
    <w:lvl w:ilvl="0">
      <w:start w:val="10"/>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4EA4F1B"/>
    <w:multiLevelType w:val="hybridMultilevel"/>
    <w:tmpl w:val="4FF00974"/>
    <w:lvl w:ilvl="0" w:tplc="4306B1D8">
      <w:numFmt w:val="bullet"/>
      <w:lvlText w:val="-"/>
      <w:lvlJc w:val="left"/>
      <w:pPr>
        <w:ind w:left="720" w:hanging="360"/>
      </w:pPr>
      <w:rPr>
        <w:rFonts w:ascii="Times New Roman" w:eastAsia="Arial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1689A"/>
    <w:multiLevelType w:val="multilevel"/>
    <w:tmpl w:val="6D7236F0"/>
    <w:lvl w:ilvl="0">
      <w:start w:val="13"/>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B1F08F0"/>
    <w:multiLevelType w:val="hybridMultilevel"/>
    <w:tmpl w:val="B01A6FD2"/>
    <w:lvl w:ilvl="0" w:tplc="3E06D9D0">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7D79F7"/>
    <w:multiLevelType w:val="multilevel"/>
    <w:tmpl w:val="7E1219A0"/>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90D62FD"/>
    <w:multiLevelType w:val="hybridMultilevel"/>
    <w:tmpl w:val="70AAC6A0"/>
    <w:lvl w:ilvl="0" w:tplc="764A76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509DF"/>
    <w:multiLevelType w:val="hybridMultilevel"/>
    <w:tmpl w:val="5FD83E10"/>
    <w:lvl w:ilvl="0" w:tplc="4306B1D8">
      <w:numFmt w:val="bullet"/>
      <w:lvlText w:val="-"/>
      <w:lvlJc w:val="left"/>
      <w:pPr>
        <w:ind w:left="720" w:hanging="360"/>
      </w:pPr>
      <w:rPr>
        <w:rFonts w:ascii="Times New Roman" w:eastAsia="Arial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3DC53"/>
    <w:multiLevelType w:val="hybridMultilevel"/>
    <w:tmpl w:val="FFFFFFFF"/>
    <w:lvl w:ilvl="0" w:tplc="FFFFFFFF">
      <w:start w:val="1"/>
      <w:numFmt w:val="bullet"/>
      <w:lvlText w:val="-"/>
      <w:lvlJc w:val="left"/>
      <w:pPr>
        <w:ind w:left="720" w:hanging="360"/>
      </w:pPr>
      <w:rPr>
        <w:rFonts w:ascii="Calibri" w:hAnsi="Calibri" w:hint="default"/>
      </w:rPr>
    </w:lvl>
    <w:lvl w:ilvl="1" w:tplc="F14C88BE">
      <w:start w:val="1"/>
      <w:numFmt w:val="bullet"/>
      <w:lvlText w:val="o"/>
      <w:lvlJc w:val="left"/>
      <w:pPr>
        <w:ind w:left="1440" w:hanging="360"/>
      </w:pPr>
      <w:rPr>
        <w:rFonts w:ascii="Courier New" w:hAnsi="Courier New" w:hint="default"/>
      </w:rPr>
    </w:lvl>
    <w:lvl w:ilvl="2" w:tplc="63BA744A">
      <w:start w:val="1"/>
      <w:numFmt w:val="bullet"/>
      <w:lvlText w:val=""/>
      <w:lvlJc w:val="left"/>
      <w:pPr>
        <w:ind w:left="2160" w:hanging="360"/>
      </w:pPr>
      <w:rPr>
        <w:rFonts w:ascii="Wingdings" w:hAnsi="Wingdings" w:hint="default"/>
      </w:rPr>
    </w:lvl>
    <w:lvl w:ilvl="3" w:tplc="A2AE6F90">
      <w:start w:val="1"/>
      <w:numFmt w:val="bullet"/>
      <w:lvlText w:val=""/>
      <w:lvlJc w:val="left"/>
      <w:pPr>
        <w:ind w:left="2880" w:hanging="360"/>
      </w:pPr>
      <w:rPr>
        <w:rFonts w:ascii="Symbol" w:hAnsi="Symbol" w:hint="default"/>
      </w:rPr>
    </w:lvl>
    <w:lvl w:ilvl="4" w:tplc="84505D8A">
      <w:start w:val="1"/>
      <w:numFmt w:val="bullet"/>
      <w:lvlText w:val="o"/>
      <w:lvlJc w:val="left"/>
      <w:pPr>
        <w:ind w:left="3600" w:hanging="360"/>
      </w:pPr>
      <w:rPr>
        <w:rFonts w:ascii="Courier New" w:hAnsi="Courier New" w:hint="default"/>
      </w:rPr>
    </w:lvl>
    <w:lvl w:ilvl="5" w:tplc="D7D49108">
      <w:start w:val="1"/>
      <w:numFmt w:val="bullet"/>
      <w:lvlText w:val=""/>
      <w:lvlJc w:val="left"/>
      <w:pPr>
        <w:ind w:left="4320" w:hanging="360"/>
      </w:pPr>
      <w:rPr>
        <w:rFonts w:ascii="Wingdings" w:hAnsi="Wingdings" w:hint="default"/>
      </w:rPr>
    </w:lvl>
    <w:lvl w:ilvl="6" w:tplc="4D58A4D2">
      <w:start w:val="1"/>
      <w:numFmt w:val="bullet"/>
      <w:lvlText w:val=""/>
      <w:lvlJc w:val="left"/>
      <w:pPr>
        <w:ind w:left="5040" w:hanging="360"/>
      </w:pPr>
      <w:rPr>
        <w:rFonts w:ascii="Symbol" w:hAnsi="Symbol" w:hint="default"/>
      </w:rPr>
    </w:lvl>
    <w:lvl w:ilvl="7" w:tplc="A792FDA2">
      <w:start w:val="1"/>
      <w:numFmt w:val="bullet"/>
      <w:lvlText w:val="o"/>
      <w:lvlJc w:val="left"/>
      <w:pPr>
        <w:ind w:left="5760" w:hanging="360"/>
      </w:pPr>
      <w:rPr>
        <w:rFonts w:ascii="Courier New" w:hAnsi="Courier New" w:hint="default"/>
      </w:rPr>
    </w:lvl>
    <w:lvl w:ilvl="8" w:tplc="BEE01CBC">
      <w:start w:val="1"/>
      <w:numFmt w:val="bullet"/>
      <w:lvlText w:val=""/>
      <w:lvlJc w:val="left"/>
      <w:pPr>
        <w:ind w:left="6480" w:hanging="360"/>
      </w:pPr>
      <w:rPr>
        <w:rFonts w:ascii="Wingdings" w:hAnsi="Wingdings" w:hint="default"/>
      </w:rPr>
    </w:lvl>
  </w:abstractNum>
  <w:abstractNum w:abstractNumId="28" w15:restartNumberingAfterBreak="0">
    <w:nsid w:val="6F9F73B5"/>
    <w:multiLevelType w:val="multilevel"/>
    <w:tmpl w:val="7F08FB20"/>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9" w15:restartNumberingAfterBreak="0">
    <w:nsid w:val="7DD64295"/>
    <w:multiLevelType w:val="multilevel"/>
    <w:tmpl w:val="1C7285A6"/>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7E123B48"/>
    <w:multiLevelType w:val="hybridMultilevel"/>
    <w:tmpl w:val="7F58CF2C"/>
    <w:lvl w:ilvl="0" w:tplc="4306B1D8">
      <w:numFmt w:val="bullet"/>
      <w:lvlText w:val="-"/>
      <w:lvlJc w:val="left"/>
      <w:pPr>
        <w:ind w:left="720" w:hanging="360"/>
      </w:pPr>
      <w:rPr>
        <w:rFonts w:ascii="Times New Roman" w:eastAsia="Arial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A65BB"/>
    <w:multiLevelType w:val="hybridMultilevel"/>
    <w:tmpl w:val="FFFFFFFF"/>
    <w:lvl w:ilvl="0" w:tplc="E7EE11A8">
      <w:start w:val="1"/>
      <w:numFmt w:val="decimal"/>
      <w:lvlText w:val="%1."/>
      <w:lvlJc w:val="left"/>
      <w:pPr>
        <w:ind w:left="720" w:hanging="360"/>
      </w:pPr>
    </w:lvl>
    <w:lvl w:ilvl="1" w:tplc="A0AEDB46">
      <w:start w:val="1"/>
      <w:numFmt w:val="lowerLetter"/>
      <w:lvlText w:val="%2."/>
      <w:lvlJc w:val="left"/>
      <w:pPr>
        <w:ind w:left="1440" w:hanging="360"/>
      </w:pPr>
    </w:lvl>
    <w:lvl w:ilvl="2" w:tplc="AD40DF62">
      <w:start w:val="1"/>
      <w:numFmt w:val="lowerRoman"/>
      <w:lvlText w:val="%3."/>
      <w:lvlJc w:val="right"/>
      <w:pPr>
        <w:ind w:left="2160" w:hanging="180"/>
      </w:pPr>
    </w:lvl>
    <w:lvl w:ilvl="3" w:tplc="34340392">
      <w:start w:val="1"/>
      <w:numFmt w:val="decimal"/>
      <w:lvlText w:val="%4."/>
      <w:lvlJc w:val="left"/>
      <w:pPr>
        <w:ind w:left="2880" w:hanging="360"/>
      </w:pPr>
    </w:lvl>
    <w:lvl w:ilvl="4" w:tplc="6A12A1CC">
      <w:start w:val="1"/>
      <w:numFmt w:val="lowerLetter"/>
      <w:lvlText w:val="%5."/>
      <w:lvlJc w:val="left"/>
      <w:pPr>
        <w:ind w:left="3600" w:hanging="360"/>
      </w:pPr>
    </w:lvl>
    <w:lvl w:ilvl="5" w:tplc="8940FD60">
      <w:start w:val="1"/>
      <w:numFmt w:val="lowerRoman"/>
      <w:lvlText w:val="%6."/>
      <w:lvlJc w:val="right"/>
      <w:pPr>
        <w:ind w:left="4320" w:hanging="180"/>
      </w:pPr>
    </w:lvl>
    <w:lvl w:ilvl="6" w:tplc="F5F8BEAE">
      <w:start w:val="1"/>
      <w:numFmt w:val="decimal"/>
      <w:lvlText w:val="%7."/>
      <w:lvlJc w:val="left"/>
      <w:pPr>
        <w:ind w:left="5040" w:hanging="360"/>
      </w:pPr>
    </w:lvl>
    <w:lvl w:ilvl="7" w:tplc="BB4CE2C4">
      <w:start w:val="1"/>
      <w:numFmt w:val="lowerLetter"/>
      <w:lvlText w:val="%8."/>
      <w:lvlJc w:val="left"/>
      <w:pPr>
        <w:ind w:left="5760" w:hanging="360"/>
      </w:pPr>
    </w:lvl>
    <w:lvl w:ilvl="8" w:tplc="2C54F8BC">
      <w:start w:val="1"/>
      <w:numFmt w:val="lowerRoman"/>
      <w:lvlText w:val="%9."/>
      <w:lvlJc w:val="right"/>
      <w:pPr>
        <w:ind w:left="6480" w:hanging="180"/>
      </w:pPr>
    </w:lvl>
  </w:abstractNum>
  <w:abstractNum w:abstractNumId="32" w15:restartNumberingAfterBreak="0">
    <w:nsid w:val="7EBE04F1"/>
    <w:multiLevelType w:val="hybridMultilevel"/>
    <w:tmpl w:val="FFFFFFFF"/>
    <w:lvl w:ilvl="0" w:tplc="FFFFFFFF">
      <w:start w:val="1"/>
      <w:numFmt w:val="bullet"/>
      <w:lvlText w:val="-"/>
      <w:lvlJc w:val="left"/>
      <w:pPr>
        <w:ind w:left="720" w:hanging="360"/>
      </w:pPr>
      <w:rPr>
        <w:rFonts w:ascii="Calibri" w:hAnsi="Calibri" w:hint="default"/>
      </w:rPr>
    </w:lvl>
    <w:lvl w:ilvl="1" w:tplc="C5829F84">
      <w:start w:val="1"/>
      <w:numFmt w:val="bullet"/>
      <w:lvlText w:val="o"/>
      <w:lvlJc w:val="left"/>
      <w:pPr>
        <w:ind w:left="1440" w:hanging="360"/>
      </w:pPr>
      <w:rPr>
        <w:rFonts w:ascii="Courier New" w:hAnsi="Courier New" w:hint="default"/>
      </w:rPr>
    </w:lvl>
    <w:lvl w:ilvl="2" w:tplc="2BFCC1B4">
      <w:start w:val="1"/>
      <w:numFmt w:val="bullet"/>
      <w:lvlText w:val=""/>
      <w:lvlJc w:val="left"/>
      <w:pPr>
        <w:ind w:left="2160" w:hanging="360"/>
      </w:pPr>
      <w:rPr>
        <w:rFonts w:ascii="Wingdings" w:hAnsi="Wingdings" w:hint="default"/>
      </w:rPr>
    </w:lvl>
    <w:lvl w:ilvl="3" w:tplc="C87CE3C6">
      <w:start w:val="1"/>
      <w:numFmt w:val="bullet"/>
      <w:lvlText w:val=""/>
      <w:lvlJc w:val="left"/>
      <w:pPr>
        <w:ind w:left="2880" w:hanging="360"/>
      </w:pPr>
      <w:rPr>
        <w:rFonts w:ascii="Symbol" w:hAnsi="Symbol" w:hint="default"/>
      </w:rPr>
    </w:lvl>
    <w:lvl w:ilvl="4" w:tplc="B3C0590C">
      <w:start w:val="1"/>
      <w:numFmt w:val="bullet"/>
      <w:lvlText w:val="o"/>
      <w:lvlJc w:val="left"/>
      <w:pPr>
        <w:ind w:left="3600" w:hanging="360"/>
      </w:pPr>
      <w:rPr>
        <w:rFonts w:ascii="Courier New" w:hAnsi="Courier New" w:hint="default"/>
      </w:rPr>
    </w:lvl>
    <w:lvl w:ilvl="5" w:tplc="81063478">
      <w:start w:val="1"/>
      <w:numFmt w:val="bullet"/>
      <w:lvlText w:val=""/>
      <w:lvlJc w:val="left"/>
      <w:pPr>
        <w:ind w:left="4320" w:hanging="360"/>
      </w:pPr>
      <w:rPr>
        <w:rFonts w:ascii="Wingdings" w:hAnsi="Wingdings" w:hint="default"/>
      </w:rPr>
    </w:lvl>
    <w:lvl w:ilvl="6" w:tplc="4496BE26">
      <w:start w:val="1"/>
      <w:numFmt w:val="bullet"/>
      <w:lvlText w:val=""/>
      <w:lvlJc w:val="left"/>
      <w:pPr>
        <w:ind w:left="5040" w:hanging="360"/>
      </w:pPr>
      <w:rPr>
        <w:rFonts w:ascii="Symbol" w:hAnsi="Symbol" w:hint="default"/>
      </w:rPr>
    </w:lvl>
    <w:lvl w:ilvl="7" w:tplc="64C20484">
      <w:start w:val="1"/>
      <w:numFmt w:val="bullet"/>
      <w:lvlText w:val="o"/>
      <w:lvlJc w:val="left"/>
      <w:pPr>
        <w:ind w:left="5760" w:hanging="360"/>
      </w:pPr>
      <w:rPr>
        <w:rFonts w:ascii="Courier New" w:hAnsi="Courier New" w:hint="default"/>
      </w:rPr>
    </w:lvl>
    <w:lvl w:ilvl="8" w:tplc="B1F44FDC">
      <w:start w:val="1"/>
      <w:numFmt w:val="bullet"/>
      <w:lvlText w:val=""/>
      <w:lvlJc w:val="left"/>
      <w:pPr>
        <w:ind w:left="6480" w:hanging="360"/>
      </w:pPr>
      <w:rPr>
        <w:rFonts w:ascii="Wingdings" w:hAnsi="Wingdings" w:hint="default"/>
      </w:rPr>
    </w:lvl>
  </w:abstractNum>
  <w:abstractNum w:abstractNumId="33" w15:restartNumberingAfterBreak="0">
    <w:nsid w:val="7FC9E7DA"/>
    <w:multiLevelType w:val="hybridMultilevel"/>
    <w:tmpl w:val="FFFFFFFF"/>
    <w:lvl w:ilvl="0" w:tplc="2F08BC9A">
      <w:start w:val="1"/>
      <w:numFmt w:val="bullet"/>
      <w:lvlText w:val=""/>
      <w:lvlJc w:val="left"/>
      <w:pPr>
        <w:ind w:left="1800" w:hanging="360"/>
      </w:pPr>
      <w:rPr>
        <w:rFonts w:ascii="Symbol" w:hAnsi="Symbol" w:hint="default"/>
      </w:rPr>
    </w:lvl>
    <w:lvl w:ilvl="1" w:tplc="0F604D82">
      <w:start w:val="1"/>
      <w:numFmt w:val="bullet"/>
      <w:lvlText w:val="o"/>
      <w:lvlJc w:val="left"/>
      <w:pPr>
        <w:ind w:left="2520" w:hanging="360"/>
      </w:pPr>
      <w:rPr>
        <w:rFonts w:ascii="Courier New" w:hAnsi="Courier New" w:hint="default"/>
      </w:rPr>
    </w:lvl>
    <w:lvl w:ilvl="2" w:tplc="D5024406">
      <w:start w:val="1"/>
      <w:numFmt w:val="bullet"/>
      <w:lvlText w:val=""/>
      <w:lvlJc w:val="left"/>
      <w:pPr>
        <w:ind w:left="3240" w:hanging="360"/>
      </w:pPr>
      <w:rPr>
        <w:rFonts w:ascii="Wingdings" w:hAnsi="Wingdings" w:hint="default"/>
      </w:rPr>
    </w:lvl>
    <w:lvl w:ilvl="3" w:tplc="2D380DAC">
      <w:start w:val="1"/>
      <w:numFmt w:val="bullet"/>
      <w:lvlText w:val=""/>
      <w:lvlJc w:val="left"/>
      <w:pPr>
        <w:ind w:left="3960" w:hanging="360"/>
      </w:pPr>
      <w:rPr>
        <w:rFonts w:ascii="Symbol" w:hAnsi="Symbol" w:hint="default"/>
      </w:rPr>
    </w:lvl>
    <w:lvl w:ilvl="4" w:tplc="C58282A4">
      <w:start w:val="1"/>
      <w:numFmt w:val="bullet"/>
      <w:lvlText w:val="o"/>
      <w:lvlJc w:val="left"/>
      <w:pPr>
        <w:ind w:left="4680" w:hanging="360"/>
      </w:pPr>
      <w:rPr>
        <w:rFonts w:ascii="Courier New" w:hAnsi="Courier New" w:hint="default"/>
      </w:rPr>
    </w:lvl>
    <w:lvl w:ilvl="5" w:tplc="4D8694F6">
      <w:start w:val="1"/>
      <w:numFmt w:val="bullet"/>
      <w:lvlText w:val=""/>
      <w:lvlJc w:val="left"/>
      <w:pPr>
        <w:ind w:left="5400" w:hanging="360"/>
      </w:pPr>
      <w:rPr>
        <w:rFonts w:ascii="Wingdings" w:hAnsi="Wingdings" w:hint="default"/>
      </w:rPr>
    </w:lvl>
    <w:lvl w:ilvl="6" w:tplc="15246EAA">
      <w:start w:val="1"/>
      <w:numFmt w:val="bullet"/>
      <w:lvlText w:val=""/>
      <w:lvlJc w:val="left"/>
      <w:pPr>
        <w:ind w:left="6120" w:hanging="360"/>
      </w:pPr>
      <w:rPr>
        <w:rFonts w:ascii="Symbol" w:hAnsi="Symbol" w:hint="default"/>
      </w:rPr>
    </w:lvl>
    <w:lvl w:ilvl="7" w:tplc="0D0C0142">
      <w:start w:val="1"/>
      <w:numFmt w:val="bullet"/>
      <w:lvlText w:val="o"/>
      <w:lvlJc w:val="left"/>
      <w:pPr>
        <w:ind w:left="6840" w:hanging="360"/>
      </w:pPr>
      <w:rPr>
        <w:rFonts w:ascii="Courier New" w:hAnsi="Courier New" w:hint="default"/>
      </w:rPr>
    </w:lvl>
    <w:lvl w:ilvl="8" w:tplc="AE6E3A92">
      <w:start w:val="1"/>
      <w:numFmt w:val="bullet"/>
      <w:lvlText w:val=""/>
      <w:lvlJc w:val="left"/>
      <w:pPr>
        <w:ind w:left="7560" w:hanging="360"/>
      </w:pPr>
      <w:rPr>
        <w:rFonts w:ascii="Wingdings" w:hAnsi="Wingdings" w:hint="default"/>
      </w:rPr>
    </w:lvl>
  </w:abstractNum>
  <w:num w:numId="1" w16cid:durableId="611209099">
    <w:abstractNumId w:val="33"/>
  </w:num>
  <w:num w:numId="2" w16cid:durableId="1337002088">
    <w:abstractNumId w:val="16"/>
  </w:num>
  <w:num w:numId="3" w16cid:durableId="1360274076">
    <w:abstractNumId w:val="13"/>
  </w:num>
  <w:num w:numId="4" w16cid:durableId="47340608">
    <w:abstractNumId w:val="23"/>
  </w:num>
  <w:num w:numId="5" w16cid:durableId="661086306">
    <w:abstractNumId w:val="1"/>
  </w:num>
  <w:num w:numId="6" w16cid:durableId="854224473">
    <w:abstractNumId w:val="5"/>
  </w:num>
  <w:num w:numId="7" w16cid:durableId="1109853748">
    <w:abstractNumId w:val="28"/>
  </w:num>
  <w:num w:numId="8" w16cid:durableId="1179613986">
    <w:abstractNumId w:val="0"/>
  </w:num>
  <w:num w:numId="9" w16cid:durableId="409540388">
    <w:abstractNumId w:val="19"/>
  </w:num>
  <w:num w:numId="10" w16cid:durableId="1541435364">
    <w:abstractNumId w:val="17"/>
  </w:num>
  <w:num w:numId="11" w16cid:durableId="1318607721">
    <w:abstractNumId w:val="7"/>
  </w:num>
  <w:num w:numId="12" w16cid:durableId="667633870">
    <w:abstractNumId w:val="24"/>
  </w:num>
  <w:num w:numId="13" w16cid:durableId="1758793027">
    <w:abstractNumId w:val="18"/>
  </w:num>
  <w:num w:numId="14" w16cid:durableId="1305887243">
    <w:abstractNumId w:val="29"/>
  </w:num>
  <w:num w:numId="15" w16cid:durableId="1996106500">
    <w:abstractNumId w:val="20"/>
  </w:num>
  <w:num w:numId="16" w16cid:durableId="1956672592">
    <w:abstractNumId w:val="12"/>
  </w:num>
  <w:num w:numId="17" w16cid:durableId="1096826175">
    <w:abstractNumId w:val="9"/>
  </w:num>
  <w:num w:numId="18" w16cid:durableId="279336692">
    <w:abstractNumId w:val="22"/>
  </w:num>
  <w:num w:numId="19" w16cid:durableId="1077555673">
    <w:abstractNumId w:val="8"/>
  </w:num>
  <w:num w:numId="20" w16cid:durableId="1996255104">
    <w:abstractNumId w:val="3"/>
  </w:num>
  <w:num w:numId="21" w16cid:durableId="1203205502">
    <w:abstractNumId w:val="2"/>
  </w:num>
  <w:num w:numId="22" w16cid:durableId="1987079085">
    <w:abstractNumId w:val="26"/>
  </w:num>
  <w:num w:numId="23" w16cid:durableId="1775708266">
    <w:abstractNumId w:val="11"/>
  </w:num>
  <w:num w:numId="24" w16cid:durableId="3823262">
    <w:abstractNumId w:val="30"/>
  </w:num>
  <w:num w:numId="25" w16cid:durableId="260993171">
    <w:abstractNumId w:val="4"/>
  </w:num>
  <w:num w:numId="26" w16cid:durableId="854878959">
    <w:abstractNumId w:val="21"/>
  </w:num>
  <w:num w:numId="27" w16cid:durableId="1159420644">
    <w:abstractNumId w:val="10"/>
  </w:num>
  <w:num w:numId="28" w16cid:durableId="973175642">
    <w:abstractNumId w:val="15"/>
  </w:num>
  <w:num w:numId="29" w16cid:durableId="1218858770">
    <w:abstractNumId w:val="25"/>
  </w:num>
  <w:num w:numId="30" w16cid:durableId="757824660">
    <w:abstractNumId w:val="32"/>
  </w:num>
  <w:num w:numId="31" w16cid:durableId="512576532">
    <w:abstractNumId w:val="6"/>
  </w:num>
  <w:num w:numId="32" w16cid:durableId="963970088">
    <w:abstractNumId w:val="14"/>
  </w:num>
  <w:num w:numId="33" w16cid:durableId="1818959024">
    <w:abstractNumId w:val="31"/>
  </w:num>
  <w:num w:numId="34" w16cid:durableId="171241829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cent Moss">
    <w15:presenceInfo w15:providerId="AD" w15:userId="S::vmoss2@students.kennesaw.edu::8dff78a6-944d-4652-b9aa-616ea530967f"/>
  </w15:person>
  <w15:person w15:author="Natalie Szwec">
    <w15:presenceInfo w15:providerId="AD" w15:userId="S::nszwec@students.kennesaw.edu::e49c5646-370a-4d03-be42-7bfb2a8478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CE"/>
    <w:rsid w:val="000004D1"/>
    <w:rsid w:val="00000A6D"/>
    <w:rsid w:val="00000C00"/>
    <w:rsid w:val="00001DBC"/>
    <w:rsid w:val="000038A6"/>
    <w:rsid w:val="00004039"/>
    <w:rsid w:val="000042C5"/>
    <w:rsid w:val="000044CC"/>
    <w:rsid w:val="00006406"/>
    <w:rsid w:val="00006641"/>
    <w:rsid w:val="00006DB8"/>
    <w:rsid w:val="000074D6"/>
    <w:rsid w:val="00007D03"/>
    <w:rsid w:val="00010ADB"/>
    <w:rsid w:val="0001223B"/>
    <w:rsid w:val="00012B80"/>
    <w:rsid w:val="00012F6B"/>
    <w:rsid w:val="000146D6"/>
    <w:rsid w:val="0001617C"/>
    <w:rsid w:val="00016D27"/>
    <w:rsid w:val="0001730D"/>
    <w:rsid w:val="00017A52"/>
    <w:rsid w:val="000201B6"/>
    <w:rsid w:val="00020E5E"/>
    <w:rsid w:val="00021C23"/>
    <w:rsid w:val="0002451C"/>
    <w:rsid w:val="000268BA"/>
    <w:rsid w:val="0003031E"/>
    <w:rsid w:val="00030B90"/>
    <w:rsid w:val="00030FAA"/>
    <w:rsid w:val="00031679"/>
    <w:rsid w:val="000321A6"/>
    <w:rsid w:val="00032211"/>
    <w:rsid w:val="00032C6B"/>
    <w:rsid w:val="00032D41"/>
    <w:rsid w:val="00035556"/>
    <w:rsid w:val="000355D1"/>
    <w:rsid w:val="000365A3"/>
    <w:rsid w:val="00036BF6"/>
    <w:rsid w:val="00036DEE"/>
    <w:rsid w:val="0003757D"/>
    <w:rsid w:val="000378FB"/>
    <w:rsid w:val="00037ECD"/>
    <w:rsid w:val="000402C6"/>
    <w:rsid w:val="000408B6"/>
    <w:rsid w:val="00040B11"/>
    <w:rsid w:val="00041131"/>
    <w:rsid w:val="00041E57"/>
    <w:rsid w:val="00042001"/>
    <w:rsid w:val="000423CA"/>
    <w:rsid w:val="00042679"/>
    <w:rsid w:val="00042987"/>
    <w:rsid w:val="00042E91"/>
    <w:rsid w:val="0004401D"/>
    <w:rsid w:val="00044077"/>
    <w:rsid w:val="000442C2"/>
    <w:rsid w:val="0004673D"/>
    <w:rsid w:val="00046811"/>
    <w:rsid w:val="0004722D"/>
    <w:rsid w:val="000504DE"/>
    <w:rsid w:val="00053AEB"/>
    <w:rsid w:val="00053DB1"/>
    <w:rsid w:val="0005430E"/>
    <w:rsid w:val="00054909"/>
    <w:rsid w:val="00054CC7"/>
    <w:rsid w:val="00055A61"/>
    <w:rsid w:val="00055E20"/>
    <w:rsid w:val="00056CF6"/>
    <w:rsid w:val="000630DB"/>
    <w:rsid w:val="000642DA"/>
    <w:rsid w:val="000662D8"/>
    <w:rsid w:val="00066E23"/>
    <w:rsid w:val="0006780D"/>
    <w:rsid w:val="00067C8C"/>
    <w:rsid w:val="000702FD"/>
    <w:rsid w:val="000709C5"/>
    <w:rsid w:val="000712C6"/>
    <w:rsid w:val="000720C1"/>
    <w:rsid w:val="000733F2"/>
    <w:rsid w:val="000735DB"/>
    <w:rsid w:val="000758FE"/>
    <w:rsid w:val="000764C7"/>
    <w:rsid w:val="000766B5"/>
    <w:rsid w:val="00076A39"/>
    <w:rsid w:val="000772EF"/>
    <w:rsid w:val="000810D2"/>
    <w:rsid w:val="00081479"/>
    <w:rsid w:val="00081882"/>
    <w:rsid w:val="000818A1"/>
    <w:rsid w:val="00083C57"/>
    <w:rsid w:val="000843D7"/>
    <w:rsid w:val="000853A0"/>
    <w:rsid w:val="0008542C"/>
    <w:rsid w:val="00085FCA"/>
    <w:rsid w:val="00090839"/>
    <w:rsid w:val="000916F3"/>
    <w:rsid w:val="000930BB"/>
    <w:rsid w:val="00093655"/>
    <w:rsid w:val="000938FC"/>
    <w:rsid w:val="00093B94"/>
    <w:rsid w:val="000942A6"/>
    <w:rsid w:val="000947E2"/>
    <w:rsid w:val="00094A32"/>
    <w:rsid w:val="00095B10"/>
    <w:rsid w:val="00096FD8"/>
    <w:rsid w:val="000A0D90"/>
    <w:rsid w:val="000A15BC"/>
    <w:rsid w:val="000A2704"/>
    <w:rsid w:val="000A2CF2"/>
    <w:rsid w:val="000A4260"/>
    <w:rsid w:val="000A5D16"/>
    <w:rsid w:val="000A61DF"/>
    <w:rsid w:val="000A74BD"/>
    <w:rsid w:val="000A7789"/>
    <w:rsid w:val="000A77BD"/>
    <w:rsid w:val="000A7CF2"/>
    <w:rsid w:val="000B0114"/>
    <w:rsid w:val="000B01A3"/>
    <w:rsid w:val="000B176E"/>
    <w:rsid w:val="000B2B6D"/>
    <w:rsid w:val="000B35A0"/>
    <w:rsid w:val="000B35E2"/>
    <w:rsid w:val="000B3E80"/>
    <w:rsid w:val="000B5109"/>
    <w:rsid w:val="000B580B"/>
    <w:rsid w:val="000B6626"/>
    <w:rsid w:val="000B673E"/>
    <w:rsid w:val="000B6AEC"/>
    <w:rsid w:val="000C0A38"/>
    <w:rsid w:val="000C10EB"/>
    <w:rsid w:val="000C12C7"/>
    <w:rsid w:val="000C28B0"/>
    <w:rsid w:val="000C383C"/>
    <w:rsid w:val="000C4EF2"/>
    <w:rsid w:val="000C57C5"/>
    <w:rsid w:val="000C5F3A"/>
    <w:rsid w:val="000C64CF"/>
    <w:rsid w:val="000C65D7"/>
    <w:rsid w:val="000D00C1"/>
    <w:rsid w:val="000D02B7"/>
    <w:rsid w:val="000D046A"/>
    <w:rsid w:val="000D2037"/>
    <w:rsid w:val="000D2C9C"/>
    <w:rsid w:val="000D30CA"/>
    <w:rsid w:val="000D4DBC"/>
    <w:rsid w:val="000D6817"/>
    <w:rsid w:val="000D6BB6"/>
    <w:rsid w:val="000D7B6E"/>
    <w:rsid w:val="000D7EC5"/>
    <w:rsid w:val="000E0325"/>
    <w:rsid w:val="000E0CAD"/>
    <w:rsid w:val="000E0F87"/>
    <w:rsid w:val="000E1E0C"/>
    <w:rsid w:val="000E2DC7"/>
    <w:rsid w:val="000E2E43"/>
    <w:rsid w:val="000E2FDE"/>
    <w:rsid w:val="000E356C"/>
    <w:rsid w:val="000E39CA"/>
    <w:rsid w:val="000E4E97"/>
    <w:rsid w:val="000E5471"/>
    <w:rsid w:val="000E5AEB"/>
    <w:rsid w:val="000E64C6"/>
    <w:rsid w:val="000E7061"/>
    <w:rsid w:val="000E70A1"/>
    <w:rsid w:val="000E758B"/>
    <w:rsid w:val="000F06DA"/>
    <w:rsid w:val="000F1385"/>
    <w:rsid w:val="000F19E3"/>
    <w:rsid w:val="000F37DC"/>
    <w:rsid w:val="000F3BB0"/>
    <w:rsid w:val="000F3BF5"/>
    <w:rsid w:val="000F4A3B"/>
    <w:rsid w:val="00100F37"/>
    <w:rsid w:val="00102188"/>
    <w:rsid w:val="00103CDE"/>
    <w:rsid w:val="001042F9"/>
    <w:rsid w:val="001043B4"/>
    <w:rsid w:val="00105400"/>
    <w:rsid w:val="00105570"/>
    <w:rsid w:val="00106B1B"/>
    <w:rsid w:val="001105BC"/>
    <w:rsid w:val="00111096"/>
    <w:rsid w:val="00113D16"/>
    <w:rsid w:val="00113F58"/>
    <w:rsid w:val="00114103"/>
    <w:rsid w:val="00115A8F"/>
    <w:rsid w:val="00115E86"/>
    <w:rsid w:val="0011614E"/>
    <w:rsid w:val="00116481"/>
    <w:rsid w:val="00116533"/>
    <w:rsid w:val="00116E63"/>
    <w:rsid w:val="00120C4A"/>
    <w:rsid w:val="0012266A"/>
    <w:rsid w:val="0012330E"/>
    <w:rsid w:val="0012353F"/>
    <w:rsid w:val="00123C5C"/>
    <w:rsid w:val="001250C3"/>
    <w:rsid w:val="001255CC"/>
    <w:rsid w:val="00125BDA"/>
    <w:rsid w:val="001264CC"/>
    <w:rsid w:val="00130641"/>
    <w:rsid w:val="00130B15"/>
    <w:rsid w:val="00130EED"/>
    <w:rsid w:val="00132756"/>
    <w:rsid w:val="00132ED1"/>
    <w:rsid w:val="0013310B"/>
    <w:rsid w:val="0013389C"/>
    <w:rsid w:val="00134F8C"/>
    <w:rsid w:val="00136815"/>
    <w:rsid w:val="00136E7F"/>
    <w:rsid w:val="0013723C"/>
    <w:rsid w:val="00137DAA"/>
    <w:rsid w:val="00140B0D"/>
    <w:rsid w:val="00141743"/>
    <w:rsid w:val="001417E3"/>
    <w:rsid w:val="001418A5"/>
    <w:rsid w:val="00143347"/>
    <w:rsid w:val="00143396"/>
    <w:rsid w:val="00143486"/>
    <w:rsid w:val="001437E0"/>
    <w:rsid w:val="00143B37"/>
    <w:rsid w:val="0014475B"/>
    <w:rsid w:val="00144B4F"/>
    <w:rsid w:val="00144FD4"/>
    <w:rsid w:val="001505B6"/>
    <w:rsid w:val="00150632"/>
    <w:rsid w:val="001506E5"/>
    <w:rsid w:val="001520CF"/>
    <w:rsid w:val="0015261B"/>
    <w:rsid w:val="00152628"/>
    <w:rsid w:val="00152D55"/>
    <w:rsid w:val="00153A27"/>
    <w:rsid w:val="00153A6A"/>
    <w:rsid w:val="00154484"/>
    <w:rsid w:val="00154AF4"/>
    <w:rsid w:val="00154C27"/>
    <w:rsid w:val="0015514A"/>
    <w:rsid w:val="001553AC"/>
    <w:rsid w:val="00155A0B"/>
    <w:rsid w:val="00155B0E"/>
    <w:rsid w:val="00155B7F"/>
    <w:rsid w:val="00155D3E"/>
    <w:rsid w:val="00156C8B"/>
    <w:rsid w:val="00160F33"/>
    <w:rsid w:val="001614D4"/>
    <w:rsid w:val="001627A6"/>
    <w:rsid w:val="00163D54"/>
    <w:rsid w:val="001668FA"/>
    <w:rsid w:val="00166EF4"/>
    <w:rsid w:val="00171292"/>
    <w:rsid w:val="0017195A"/>
    <w:rsid w:val="00171C87"/>
    <w:rsid w:val="001729DF"/>
    <w:rsid w:val="0017482E"/>
    <w:rsid w:val="00174C6A"/>
    <w:rsid w:val="001751A3"/>
    <w:rsid w:val="00175237"/>
    <w:rsid w:val="00175544"/>
    <w:rsid w:val="00177452"/>
    <w:rsid w:val="001806BC"/>
    <w:rsid w:val="001811BC"/>
    <w:rsid w:val="0018214F"/>
    <w:rsid w:val="0018274A"/>
    <w:rsid w:val="00182799"/>
    <w:rsid w:val="0018460E"/>
    <w:rsid w:val="00184750"/>
    <w:rsid w:val="00184AB6"/>
    <w:rsid w:val="00184B41"/>
    <w:rsid w:val="00185381"/>
    <w:rsid w:val="001860FD"/>
    <w:rsid w:val="001869BF"/>
    <w:rsid w:val="00186B51"/>
    <w:rsid w:val="00187263"/>
    <w:rsid w:val="001876FD"/>
    <w:rsid w:val="001879E3"/>
    <w:rsid w:val="0019073C"/>
    <w:rsid w:val="001912DE"/>
    <w:rsid w:val="001915FB"/>
    <w:rsid w:val="00191C59"/>
    <w:rsid w:val="00191CB5"/>
    <w:rsid w:val="001922AE"/>
    <w:rsid w:val="00193F0A"/>
    <w:rsid w:val="001942F2"/>
    <w:rsid w:val="00194763"/>
    <w:rsid w:val="00194858"/>
    <w:rsid w:val="001950A0"/>
    <w:rsid w:val="00195E1D"/>
    <w:rsid w:val="001960EE"/>
    <w:rsid w:val="001964CE"/>
    <w:rsid w:val="00196B33"/>
    <w:rsid w:val="00196CE9"/>
    <w:rsid w:val="00197914"/>
    <w:rsid w:val="001A09AF"/>
    <w:rsid w:val="001A0DBB"/>
    <w:rsid w:val="001A1508"/>
    <w:rsid w:val="001A1F5A"/>
    <w:rsid w:val="001A332B"/>
    <w:rsid w:val="001A3380"/>
    <w:rsid w:val="001A3731"/>
    <w:rsid w:val="001A39E1"/>
    <w:rsid w:val="001A56C6"/>
    <w:rsid w:val="001A5D0C"/>
    <w:rsid w:val="001A704D"/>
    <w:rsid w:val="001B01BD"/>
    <w:rsid w:val="001B0279"/>
    <w:rsid w:val="001B0C76"/>
    <w:rsid w:val="001B13F8"/>
    <w:rsid w:val="001B1940"/>
    <w:rsid w:val="001B221C"/>
    <w:rsid w:val="001B2419"/>
    <w:rsid w:val="001B2710"/>
    <w:rsid w:val="001B27D8"/>
    <w:rsid w:val="001B2B6A"/>
    <w:rsid w:val="001B3BA8"/>
    <w:rsid w:val="001B53C4"/>
    <w:rsid w:val="001B6DEE"/>
    <w:rsid w:val="001C17AD"/>
    <w:rsid w:val="001C1B16"/>
    <w:rsid w:val="001C2D1B"/>
    <w:rsid w:val="001C329A"/>
    <w:rsid w:val="001C330B"/>
    <w:rsid w:val="001C3B9B"/>
    <w:rsid w:val="001C6AE9"/>
    <w:rsid w:val="001D0908"/>
    <w:rsid w:val="001D2060"/>
    <w:rsid w:val="001D2BFD"/>
    <w:rsid w:val="001D3F53"/>
    <w:rsid w:val="001D4569"/>
    <w:rsid w:val="001D482A"/>
    <w:rsid w:val="001D6322"/>
    <w:rsid w:val="001D6416"/>
    <w:rsid w:val="001D6C32"/>
    <w:rsid w:val="001D6C83"/>
    <w:rsid w:val="001D7849"/>
    <w:rsid w:val="001E0AB6"/>
    <w:rsid w:val="001E1B05"/>
    <w:rsid w:val="001E4980"/>
    <w:rsid w:val="001E4E0C"/>
    <w:rsid w:val="001E5645"/>
    <w:rsid w:val="001E58F9"/>
    <w:rsid w:val="001E5C10"/>
    <w:rsid w:val="001E5DD1"/>
    <w:rsid w:val="001E71E5"/>
    <w:rsid w:val="001E7483"/>
    <w:rsid w:val="001E7788"/>
    <w:rsid w:val="001F0542"/>
    <w:rsid w:val="001F059A"/>
    <w:rsid w:val="001F1864"/>
    <w:rsid w:val="001F20F7"/>
    <w:rsid w:val="001F278B"/>
    <w:rsid w:val="001F2A8B"/>
    <w:rsid w:val="001F364A"/>
    <w:rsid w:val="001F4019"/>
    <w:rsid w:val="001F5134"/>
    <w:rsid w:val="001F545C"/>
    <w:rsid w:val="001F5CD9"/>
    <w:rsid w:val="001F611F"/>
    <w:rsid w:val="001F6797"/>
    <w:rsid w:val="00202CF9"/>
    <w:rsid w:val="002030DF"/>
    <w:rsid w:val="00205722"/>
    <w:rsid w:val="00205DD1"/>
    <w:rsid w:val="002068EB"/>
    <w:rsid w:val="00207004"/>
    <w:rsid w:val="00210663"/>
    <w:rsid w:val="00211A6D"/>
    <w:rsid w:val="00211B75"/>
    <w:rsid w:val="0021309D"/>
    <w:rsid w:val="00213128"/>
    <w:rsid w:val="0021386E"/>
    <w:rsid w:val="00213A16"/>
    <w:rsid w:val="00213CB6"/>
    <w:rsid w:val="0021428C"/>
    <w:rsid w:val="0021534C"/>
    <w:rsid w:val="00215492"/>
    <w:rsid w:val="00216435"/>
    <w:rsid w:val="002169F2"/>
    <w:rsid w:val="00217132"/>
    <w:rsid w:val="002214D4"/>
    <w:rsid w:val="00221BD5"/>
    <w:rsid w:val="0022313E"/>
    <w:rsid w:val="002243E7"/>
    <w:rsid w:val="00224404"/>
    <w:rsid w:val="0022445E"/>
    <w:rsid w:val="00226B55"/>
    <w:rsid w:val="0023143D"/>
    <w:rsid w:val="00231CB4"/>
    <w:rsid w:val="00231DF1"/>
    <w:rsid w:val="002332E0"/>
    <w:rsid w:val="002335A2"/>
    <w:rsid w:val="00234788"/>
    <w:rsid w:val="00235807"/>
    <w:rsid w:val="002362C3"/>
    <w:rsid w:val="00236D63"/>
    <w:rsid w:val="00236D91"/>
    <w:rsid w:val="002379BF"/>
    <w:rsid w:val="002407FD"/>
    <w:rsid w:val="00241F0D"/>
    <w:rsid w:val="00242176"/>
    <w:rsid w:val="00242D29"/>
    <w:rsid w:val="00243966"/>
    <w:rsid w:val="00243C3F"/>
    <w:rsid w:val="0024440F"/>
    <w:rsid w:val="0024470E"/>
    <w:rsid w:val="00244AAE"/>
    <w:rsid w:val="00244C60"/>
    <w:rsid w:val="00245269"/>
    <w:rsid w:val="0024553D"/>
    <w:rsid w:val="002470BD"/>
    <w:rsid w:val="002472B0"/>
    <w:rsid w:val="0024787A"/>
    <w:rsid w:val="002479C0"/>
    <w:rsid w:val="0025180B"/>
    <w:rsid w:val="002535F2"/>
    <w:rsid w:val="00253F53"/>
    <w:rsid w:val="00254F93"/>
    <w:rsid w:val="00255EAD"/>
    <w:rsid w:val="00256208"/>
    <w:rsid w:val="002569E4"/>
    <w:rsid w:val="00257A9B"/>
    <w:rsid w:val="002626E7"/>
    <w:rsid w:val="002633BE"/>
    <w:rsid w:val="00263C0B"/>
    <w:rsid w:val="00264A7F"/>
    <w:rsid w:val="00265770"/>
    <w:rsid w:val="00265B07"/>
    <w:rsid w:val="00265D42"/>
    <w:rsid w:val="002669FD"/>
    <w:rsid w:val="00266BCD"/>
    <w:rsid w:val="002672E7"/>
    <w:rsid w:val="002674C6"/>
    <w:rsid w:val="00267D1F"/>
    <w:rsid w:val="00267F19"/>
    <w:rsid w:val="002702DA"/>
    <w:rsid w:val="00270405"/>
    <w:rsid w:val="00270F50"/>
    <w:rsid w:val="00272BC2"/>
    <w:rsid w:val="00273100"/>
    <w:rsid w:val="00273141"/>
    <w:rsid w:val="002731B6"/>
    <w:rsid w:val="00275C2B"/>
    <w:rsid w:val="00280D9C"/>
    <w:rsid w:val="00281FF9"/>
    <w:rsid w:val="002827FA"/>
    <w:rsid w:val="0028306D"/>
    <w:rsid w:val="00283CDE"/>
    <w:rsid w:val="00284409"/>
    <w:rsid w:val="0028478D"/>
    <w:rsid w:val="0028651C"/>
    <w:rsid w:val="00287EC9"/>
    <w:rsid w:val="00291D1E"/>
    <w:rsid w:val="002925B4"/>
    <w:rsid w:val="00292BC8"/>
    <w:rsid w:val="002930E9"/>
    <w:rsid w:val="002932CC"/>
    <w:rsid w:val="002937CE"/>
    <w:rsid w:val="00294003"/>
    <w:rsid w:val="00294149"/>
    <w:rsid w:val="00294505"/>
    <w:rsid w:val="002951DE"/>
    <w:rsid w:val="00295617"/>
    <w:rsid w:val="00295D73"/>
    <w:rsid w:val="00296B8B"/>
    <w:rsid w:val="00296FA1"/>
    <w:rsid w:val="00296FFF"/>
    <w:rsid w:val="00297505"/>
    <w:rsid w:val="00297AAC"/>
    <w:rsid w:val="00297B9D"/>
    <w:rsid w:val="00297D3A"/>
    <w:rsid w:val="00297D9A"/>
    <w:rsid w:val="00297E6A"/>
    <w:rsid w:val="00297EE3"/>
    <w:rsid w:val="002A1AC5"/>
    <w:rsid w:val="002A3213"/>
    <w:rsid w:val="002A32A3"/>
    <w:rsid w:val="002A3A1E"/>
    <w:rsid w:val="002A3C70"/>
    <w:rsid w:val="002A4646"/>
    <w:rsid w:val="002A4B6B"/>
    <w:rsid w:val="002A5B0E"/>
    <w:rsid w:val="002A6930"/>
    <w:rsid w:val="002A6AFA"/>
    <w:rsid w:val="002A6D00"/>
    <w:rsid w:val="002A74B1"/>
    <w:rsid w:val="002A7F95"/>
    <w:rsid w:val="002B0180"/>
    <w:rsid w:val="002B03F4"/>
    <w:rsid w:val="002B0D43"/>
    <w:rsid w:val="002B147F"/>
    <w:rsid w:val="002B3FEB"/>
    <w:rsid w:val="002B4048"/>
    <w:rsid w:val="002B43E0"/>
    <w:rsid w:val="002B4B34"/>
    <w:rsid w:val="002B5C2F"/>
    <w:rsid w:val="002B5E57"/>
    <w:rsid w:val="002B5E68"/>
    <w:rsid w:val="002B5E90"/>
    <w:rsid w:val="002B5FFA"/>
    <w:rsid w:val="002B72E4"/>
    <w:rsid w:val="002B745F"/>
    <w:rsid w:val="002B7518"/>
    <w:rsid w:val="002B7C81"/>
    <w:rsid w:val="002C149C"/>
    <w:rsid w:val="002C15BA"/>
    <w:rsid w:val="002C23BB"/>
    <w:rsid w:val="002C42BB"/>
    <w:rsid w:val="002C5A49"/>
    <w:rsid w:val="002C5BAC"/>
    <w:rsid w:val="002C5E6A"/>
    <w:rsid w:val="002C65FB"/>
    <w:rsid w:val="002C7248"/>
    <w:rsid w:val="002C773A"/>
    <w:rsid w:val="002C7DF4"/>
    <w:rsid w:val="002D0C34"/>
    <w:rsid w:val="002D149D"/>
    <w:rsid w:val="002D19C5"/>
    <w:rsid w:val="002D2429"/>
    <w:rsid w:val="002D34ED"/>
    <w:rsid w:val="002D3D8A"/>
    <w:rsid w:val="002D508B"/>
    <w:rsid w:val="002D6ACC"/>
    <w:rsid w:val="002D6FDD"/>
    <w:rsid w:val="002E099B"/>
    <w:rsid w:val="002E112F"/>
    <w:rsid w:val="002E3026"/>
    <w:rsid w:val="002E3278"/>
    <w:rsid w:val="002E3644"/>
    <w:rsid w:val="002E4BE5"/>
    <w:rsid w:val="002E57AD"/>
    <w:rsid w:val="002E673F"/>
    <w:rsid w:val="002E78BC"/>
    <w:rsid w:val="002F05C4"/>
    <w:rsid w:val="002F2BEF"/>
    <w:rsid w:val="002F36F1"/>
    <w:rsid w:val="002F3910"/>
    <w:rsid w:val="002F4557"/>
    <w:rsid w:val="002F5608"/>
    <w:rsid w:val="002F56E2"/>
    <w:rsid w:val="002F5DA4"/>
    <w:rsid w:val="002F65BC"/>
    <w:rsid w:val="002F7747"/>
    <w:rsid w:val="002F7998"/>
    <w:rsid w:val="003003A0"/>
    <w:rsid w:val="00300E2A"/>
    <w:rsid w:val="00300F84"/>
    <w:rsid w:val="003011DD"/>
    <w:rsid w:val="003016D1"/>
    <w:rsid w:val="00301B82"/>
    <w:rsid w:val="003030AE"/>
    <w:rsid w:val="00303BE0"/>
    <w:rsid w:val="00303DA9"/>
    <w:rsid w:val="00303F86"/>
    <w:rsid w:val="00304A70"/>
    <w:rsid w:val="00304F74"/>
    <w:rsid w:val="00305332"/>
    <w:rsid w:val="0030658E"/>
    <w:rsid w:val="00306664"/>
    <w:rsid w:val="00306AF8"/>
    <w:rsid w:val="00306B13"/>
    <w:rsid w:val="00306E08"/>
    <w:rsid w:val="00307933"/>
    <w:rsid w:val="00307939"/>
    <w:rsid w:val="00307D89"/>
    <w:rsid w:val="00310040"/>
    <w:rsid w:val="00310517"/>
    <w:rsid w:val="003112A4"/>
    <w:rsid w:val="0031157B"/>
    <w:rsid w:val="003116D6"/>
    <w:rsid w:val="00312C82"/>
    <w:rsid w:val="00312DEF"/>
    <w:rsid w:val="003133EE"/>
    <w:rsid w:val="003135EC"/>
    <w:rsid w:val="00321C91"/>
    <w:rsid w:val="0032323C"/>
    <w:rsid w:val="003233B6"/>
    <w:rsid w:val="00324272"/>
    <w:rsid w:val="00324BC6"/>
    <w:rsid w:val="0032521E"/>
    <w:rsid w:val="003255C1"/>
    <w:rsid w:val="003255F8"/>
    <w:rsid w:val="00326BE5"/>
    <w:rsid w:val="0032738C"/>
    <w:rsid w:val="00327B19"/>
    <w:rsid w:val="00327FC2"/>
    <w:rsid w:val="0033020F"/>
    <w:rsid w:val="00330310"/>
    <w:rsid w:val="003303BD"/>
    <w:rsid w:val="0033045C"/>
    <w:rsid w:val="0033073F"/>
    <w:rsid w:val="00330E7B"/>
    <w:rsid w:val="00331A0A"/>
    <w:rsid w:val="003326CF"/>
    <w:rsid w:val="003328C1"/>
    <w:rsid w:val="00332A4A"/>
    <w:rsid w:val="00332E4F"/>
    <w:rsid w:val="00332FA1"/>
    <w:rsid w:val="00333CF0"/>
    <w:rsid w:val="003355F4"/>
    <w:rsid w:val="00335744"/>
    <w:rsid w:val="00335A79"/>
    <w:rsid w:val="003374B6"/>
    <w:rsid w:val="00340446"/>
    <w:rsid w:val="0034240E"/>
    <w:rsid w:val="003429DE"/>
    <w:rsid w:val="00344487"/>
    <w:rsid w:val="003447E5"/>
    <w:rsid w:val="00344B1A"/>
    <w:rsid w:val="00344C53"/>
    <w:rsid w:val="00345469"/>
    <w:rsid w:val="00345624"/>
    <w:rsid w:val="00345DDA"/>
    <w:rsid w:val="00346A54"/>
    <w:rsid w:val="00351895"/>
    <w:rsid w:val="00352BEA"/>
    <w:rsid w:val="003532D7"/>
    <w:rsid w:val="003537B4"/>
    <w:rsid w:val="003539A7"/>
    <w:rsid w:val="00353DC9"/>
    <w:rsid w:val="003548C3"/>
    <w:rsid w:val="00355134"/>
    <w:rsid w:val="00357885"/>
    <w:rsid w:val="00357FAF"/>
    <w:rsid w:val="0036096D"/>
    <w:rsid w:val="00360C14"/>
    <w:rsid w:val="00361A4A"/>
    <w:rsid w:val="00361E8A"/>
    <w:rsid w:val="003647E3"/>
    <w:rsid w:val="003647FE"/>
    <w:rsid w:val="00364A41"/>
    <w:rsid w:val="00365D5D"/>
    <w:rsid w:val="003660BB"/>
    <w:rsid w:val="003670C4"/>
    <w:rsid w:val="0037023F"/>
    <w:rsid w:val="00370D83"/>
    <w:rsid w:val="0037166C"/>
    <w:rsid w:val="00371B46"/>
    <w:rsid w:val="00371E1A"/>
    <w:rsid w:val="0037363C"/>
    <w:rsid w:val="00373CA1"/>
    <w:rsid w:val="003743D9"/>
    <w:rsid w:val="00374EF5"/>
    <w:rsid w:val="00375540"/>
    <w:rsid w:val="003765A6"/>
    <w:rsid w:val="003776DD"/>
    <w:rsid w:val="0037773E"/>
    <w:rsid w:val="003809FD"/>
    <w:rsid w:val="0038159F"/>
    <w:rsid w:val="00383C59"/>
    <w:rsid w:val="00383D70"/>
    <w:rsid w:val="00386409"/>
    <w:rsid w:val="003876FE"/>
    <w:rsid w:val="003907D7"/>
    <w:rsid w:val="00390BDF"/>
    <w:rsid w:val="00391DAC"/>
    <w:rsid w:val="00391FDF"/>
    <w:rsid w:val="00392A25"/>
    <w:rsid w:val="003953A6"/>
    <w:rsid w:val="00395B6E"/>
    <w:rsid w:val="00396C95"/>
    <w:rsid w:val="00396CE8"/>
    <w:rsid w:val="00396F89"/>
    <w:rsid w:val="00397FCD"/>
    <w:rsid w:val="003A135B"/>
    <w:rsid w:val="003A196B"/>
    <w:rsid w:val="003A3F18"/>
    <w:rsid w:val="003A496B"/>
    <w:rsid w:val="003A5B56"/>
    <w:rsid w:val="003A6037"/>
    <w:rsid w:val="003A7406"/>
    <w:rsid w:val="003B0479"/>
    <w:rsid w:val="003B0604"/>
    <w:rsid w:val="003B0FEE"/>
    <w:rsid w:val="003B129A"/>
    <w:rsid w:val="003B2BD2"/>
    <w:rsid w:val="003B3133"/>
    <w:rsid w:val="003B33EF"/>
    <w:rsid w:val="003B3CF8"/>
    <w:rsid w:val="003B3E88"/>
    <w:rsid w:val="003B4204"/>
    <w:rsid w:val="003B4997"/>
    <w:rsid w:val="003B4E3C"/>
    <w:rsid w:val="003B5C9B"/>
    <w:rsid w:val="003B7980"/>
    <w:rsid w:val="003B7C70"/>
    <w:rsid w:val="003C3807"/>
    <w:rsid w:val="003C3CE0"/>
    <w:rsid w:val="003C4D70"/>
    <w:rsid w:val="003C5136"/>
    <w:rsid w:val="003C58B5"/>
    <w:rsid w:val="003D1220"/>
    <w:rsid w:val="003D164C"/>
    <w:rsid w:val="003D1FFF"/>
    <w:rsid w:val="003D378C"/>
    <w:rsid w:val="003D39CC"/>
    <w:rsid w:val="003D3A61"/>
    <w:rsid w:val="003D41B4"/>
    <w:rsid w:val="003D479B"/>
    <w:rsid w:val="003D486D"/>
    <w:rsid w:val="003D4EE2"/>
    <w:rsid w:val="003D53FA"/>
    <w:rsid w:val="003D5569"/>
    <w:rsid w:val="003D59D2"/>
    <w:rsid w:val="003D6134"/>
    <w:rsid w:val="003D6ED2"/>
    <w:rsid w:val="003D7094"/>
    <w:rsid w:val="003D7F86"/>
    <w:rsid w:val="003E0E7C"/>
    <w:rsid w:val="003E16D0"/>
    <w:rsid w:val="003E182C"/>
    <w:rsid w:val="003E1EC6"/>
    <w:rsid w:val="003E2A81"/>
    <w:rsid w:val="003E3934"/>
    <w:rsid w:val="003E3A19"/>
    <w:rsid w:val="003E51D4"/>
    <w:rsid w:val="003E61AD"/>
    <w:rsid w:val="003E6246"/>
    <w:rsid w:val="003E662E"/>
    <w:rsid w:val="003E67EB"/>
    <w:rsid w:val="003E6C94"/>
    <w:rsid w:val="003E7245"/>
    <w:rsid w:val="003E7597"/>
    <w:rsid w:val="003E7EBE"/>
    <w:rsid w:val="003E7FA7"/>
    <w:rsid w:val="003F08D2"/>
    <w:rsid w:val="003F1922"/>
    <w:rsid w:val="003F198F"/>
    <w:rsid w:val="003F1D5F"/>
    <w:rsid w:val="003F20C1"/>
    <w:rsid w:val="003F37B3"/>
    <w:rsid w:val="003F4E34"/>
    <w:rsid w:val="003F5EB5"/>
    <w:rsid w:val="003F67DB"/>
    <w:rsid w:val="003F6881"/>
    <w:rsid w:val="003F72D6"/>
    <w:rsid w:val="003F7361"/>
    <w:rsid w:val="003F790C"/>
    <w:rsid w:val="0040027E"/>
    <w:rsid w:val="00400772"/>
    <w:rsid w:val="004008AE"/>
    <w:rsid w:val="00402080"/>
    <w:rsid w:val="00403223"/>
    <w:rsid w:val="004042DA"/>
    <w:rsid w:val="004044FD"/>
    <w:rsid w:val="00404FDF"/>
    <w:rsid w:val="004076E8"/>
    <w:rsid w:val="004077E3"/>
    <w:rsid w:val="00407D33"/>
    <w:rsid w:val="004110E2"/>
    <w:rsid w:val="004118CA"/>
    <w:rsid w:val="00412353"/>
    <w:rsid w:val="004126AF"/>
    <w:rsid w:val="00412AD4"/>
    <w:rsid w:val="0041352B"/>
    <w:rsid w:val="00413931"/>
    <w:rsid w:val="00413A68"/>
    <w:rsid w:val="00413CE3"/>
    <w:rsid w:val="00415005"/>
    <w:rsid w:val="00415115"/>
    <w:rsid w:val="00415AE9"/>
    <w:rsid w:val="00415CBB"/>
    <w:rsid w:val="00415E3D"/>
    <w:rsid w:val="0041629C"/>
    <w:rsid w:val="00416402"/>
    <w:rsid w:val="00416543"/>
    <w:rsid w:val="00416DA8"/>
    <w:rsid w:val="0041732A"/>
    <w:rsid w:val="00417B00"/>
    <w:rsid w:val="00420B14"/>
    <w:rsid w:val="00420CA4"/>
    <w:rsid w:val="00421BCA"/>
    <w:rsid w:val="00422312"/>
    <w:rsid w:val="0042273E"/>
    <w:rsid w:val="00424635"/>
    <w:rsid w:val="00424C25"/>
    <w:rsid w:val="00425311"/>
    <w:rsid w:val="00426842"/>
    <w:rsid w:val="004268EB"/>
    <w:rsid w:val="00426BAC"/>
    <w:rsid w:val="00427F26"/>
    <w:rsid w:val="00430B76"/>
    <w:rsid w:val="00430C1F"/>
    <w:rsid w:val="0043131F"/>
    <w:rsid w:val="004333BB"/>
    <w:rsid w:val="004338BE"/>
    <w:rsid w:val="004353E8"/>
    <w:rsid w:val="004359A6"/>
    <w:rsid w:val="00435AE5"/>
    <w:rsid w:val="00436CBD"/>
    <w:rsid w:val="004370D6"/>
    <w:rsid w:val="004377EA"/>
    <w:rsid w:val="004401E0"/>
    <w:rsid w:val="0044132A"/>
    <w:rsid w:val="004422AF"/>
    <w:rsid w:val="00443368"/>
    <w:rsid w:val="004440C4"/>
    <w:rsid w:val="004441F0"/>
    <w:rsid w:val="00444624"/>
    <w:rsid w:val="00446471"/>
    <w:rsid w:val="00446CE3"/>
    <w:rsid w:val="00447B65"/>
    <w:rsid w:val="004503A9"/>
    <w:rsid w:val="00450CED"/>
    <w:rsid w:val="00451393"/>
    <w:rsid w:val="004537A5"/>
    <w:rsid w:val="00454784"/>
    <w:rsid w:val="00454F8E"/>
    <w:rsid w:val="004555BD"/>
    <w:rsid w:val="00456539"/>
    <w:rsid w:val="00456BE0"/>
    <w:rsid w:val="004572D3"/>
    <w:rsid w:val="00457579"/>
    <w:rsid w:val="0045777E"/>
    <w:rsid w:val="00457C44"/>
    <w:rsid w:val="004603D7"/>
    <w:rsid w:val="00461661"/>
    <w:rsid w:val="00461CD7"/>
    <w:rsid w:val="00462112"/>
    <w:rsid w:val="004627A5"/>
    <w:rsid w:val="00465733"/>
    <w:rsid w:val="004678CA"/>
    <w:rsid w:val="00467CD4"/>
    <w:rsid w:val="00472265"/>
    <w:rsid w:val="00472430"/>
    <w:rsid w:val="004726CB"/>
    <w:rsid w:val="0047447A"/>
    <w:rsid w:val="00474493"/>
    <w:rsid w:val="004759B7"/>
    <w:rsid w:val="004767BF"/>
    <w:rsid w:val="00476E92"/>
    <w:rsid w:val="0047723B"/>
    <w:rsid w:val="004807FC"/>
    <w:rsid w:val="0048292A"/>
    <w:rsid w:val="00482E09"/>
    <w:rsid w:val="004837F7"/>
    <w:rsid w:val="00483FF0"/>
    <w:rsid w:val="00484B1B"/>
    <w:rsid w:val="00485507"/>
    <w:rsid w:val="004867B0"/>
    <w:rsid w:val="00486A3F"/>
    <w:rsid w:val="00486B8C"/>
    <w:rsid w:val="004872D3"/>
    <w:rsid w:val="004873B0"/>
    <w:rsid w:val="004901DD"/>
    <w:rsid w:val="00490CBD"/>
    <w:rsid w:val="004914F3"/>
    <w:rsid w:val="0049332B"/>
    <w:rsid w:val="0049376E"/>
    <w:rsid w:val="0049468D"/>
    <w:rsid w:val="00495BC9"/>
    <w:rsid w:val="0049699A"/>
    <w:rsid w:val="00497E55"/>
    <w:rsid w:val="004A04B7"/>
    <w:rsid w:val="004A1352"/>
    <w:rsid w:val="004A16CA"/>
    <w:rsid w:val="004A2041"/>
    <w:rsid w:val="004A44A7"/>
    <w:rsid w:val="004A574C"/>
    <w:rsid w:val="004A5831"/>
    <w:rsid w:val="004A5912"/>
    <w:rsid w:val="004A5E52"/>
    <w:rsid w:val="004A6E66"/>
    <w:rsid w:val="004A71F0"/>
    <w:rsid w:val="004A7B4C"/>
    <w:rsid w:val="004B0156"/>
    <w:rsid w:val="004B05A4"/>
    <w:rsid w:val="004B1408"/>
    <w:rsid w:val="004B220D"/>
    <w:rsid w:val="004B23C0"/>
    <w:rsid w:val="004B34A7"/>
    <w:rsid w:val="004B3AC5"/>
    <w:rsid w:val="004B4356"/>
    <w:rsid w:val="004B5332"/>
    <w:rsid w:val="004B534B"/>
    <w:rsid w:val="004B638E"/>
    <w:rsid w:val="004B6758"/>
    <w:rsid w:val="004B6D87"/>
    <w:rsid w:val="004B6DC3"/>
    <w:rsid w:val="004B70EF"/>
    <w:rsid w:val="004B72DA"/>
    <w:rsid w:val="004C03E9"/>
    <w:rsid w:val="004C1F1B"/>
    <w:rsid w:val="004C2FEF"/>
    <w:rsid w:val="004C3ECD"/>
    <w:rsid w:val="004C4A2F"/>
    <w:rsid w:val="004C4B31"/>
    <w:rsid w:val="004C50ED"/>
    <w:rsid w:val="004C54AF"/>
    <w:rsid w:val="004C59DB"/>
    <w:rsid w:val="004C5EA7"/>
    <w:rsid w:val="004C65D0"/>
    <w:rsid w:val="004C6685"/>
    <w:rsid w:val="004C6F82"/>
    <w:rsid w:val="004C7BB2"/>
    <w:rsid w:val="004D067D"/>
    <w:rsid w:val="004D28A9"/>
    <w:rsid w:val="004D2C5F"/>
    <w:rsid w:val="004D39AA"/>
    <w:rsid w:val="004D479C"/>
    <w:rsid w:val="004D4F9E"/>
    <w:rsid w:val="004D5558"/>
    <w:rsid w:val="004D63E1"/>
    <w:rsid w:val="004D674E"/>
    <w:rsid w:val="004D707E"/>
    <w:rsid w:val="004D7779"/>
    <w:rsid w:val="004D7B03"/>
    <w:rsid w:val="004E129F"/>
    <w:rsid w:val="004E1378"/>
    <w:rsid w:val="004E1726"/>
    <w:rsid w:val="004E3256"/>
    <w:rsid w:val="004E3A48"/>
    <w:rsid w:val="004E44C9"/>
    <w:rsid w:val="004E4C75"/>
    <w:rsid w:val="004E5EEF"/>
    <w:rsid w:val="004E62E8"/>
    <w:rsid w:val="004E74BC"/>
    <w:rsid w:val="004E7D36"/>
    <w:rsid w:val="004F08F6"/>
    <w:rsid w:val="004F093A"/>
    <w:rsid w:val="004F261B"/>
    <w:rsid w:val="004F2BB0"/>
    <w:rsid w:val="004F5FA4"/>
    <w:rsid w:val="004F7743"/>
    <w:rsid w:val="004F7BA9"/>
    <w:rsid w:val="005002D7"/>
    <w:rsid w:val="0050157D"/>
    <w:rsid w:val="005019AC"/>
    <w:rsid w:val="0050247F"/>
    <w:rsid w:val="0050292A"/>
    <w:rsid w:val="00503C88"/>
    <w:rsid w:val="00505F01"/>
    <w:rsid w:val="005071E8"/>
    <w:rsid w:val="0050791D"/>
    <w:rsid w:val="005079EA"/>
    <w:rsid w:val="00507D9B"/>
    <w:rsid w:val="005107E5"/>
    <w:rsid w:val="00510C3A"/>
    <w:rsid w:val="00510E2E"/>
    <w:rsid w:val="005117DC"/>
    <w:rsid w:val="00511823"/>
    <w:rsid w:val="005122F7"/>
    <w:rsid w:val="0051237B"/>
    <w:rsid w:val="00512D6E"/>
    <w:rsid w:val="0051437C"/>
    <w:rsid w:val="0051620C"/>
    <w:rsid w:val="0052035D"/>
    <w:rsid w:val="0052098F"/>
    <w:rsid w:val="00520FDB"/>
    <w:rsid w:val="00522455"/>
    <w:rsid w:val="0052332A"/>
    <w:rsid w:val="005236E2"/>
    <w:rsid w:val="00523C1A"/>
    <w:rsid w:val="00523C31"/>
    <w:rsid w:val="00523EC1"/>
    <w:rsid w:val="005240A3"/>
    <w:rsid w:val="00526B16"/>
    <w:rsid w:val="0052708D"/>
    <w:rsid w:val="00527164"/>
    <w:rsid w:val="005277C5"/>
    <w:rsid w:val="00527BB9"/>
    <w:rsid w:val="00527D8F"/>
    <w:rsid w:val="0053003D"/>
    <w:rsid w:val="00530311"/>
    <w:rsid w:val="00531479"/>
    <w:rsid w:val="00531B28"/>
    <w:rsid w:val="00532745"/>
    <w:rsid w:val="00533C93"/>
    <w:rsid w:val="005344C3"/>
    <w:rsid w:val="00534B72"/>
    <w:rsid w:val="005361CC"/>
    <w:rsid w:val="005363E9"/>
    <w:rsid w:val="005405E0"/>
    <w:rsid w:val="00540C0D"/>
    <w:rsid w:val="00541C87"/>
    <w:rsid w:val="005425BE"/>
    <w:rsid w:val="005427E3"/>
    <w:rsid w:val="005437F3"/>
    <w:rsid w:val="0054442C"/>
    <w:rsid w:val="005447AA"/>
    <w:rsid w:val="005449C7"/>
    <w:rsid w:val="00546432"/>
    <w:rsid w:val="00547629"/>
    <w:rsid w:val="00550200"/>
    <w:rsid w:val="00550658"/>
    <w:rsid w:val="0055087F"/>
    <w:rsid w:val="00551394"/>
    <w:rsid w:val="00551725"/>
    <w:rsid w:val="00552E9D"/>
    <w:rsid w:val="00552EF4"/>
    <w:rsid w:val="00553782"/>
    <w:rsid w:val="00553A9A"/>
    <w:rsid w:val="0055422F"/>
    <w:rsid w:val="005553F3"/>
    <w:rsid w:val="00555951"/>
    <w:rsid w:val="00555A0F"/>
    <w:rsid w:val="00555B61"/>
    <w:rsid w:val="00555CD4"/>
    <w:rsid w:val="00555D5C"/>
    <w:rsid w:val="00556218"/>
    <w:rsid w:val="00557077"/>
    <w:rsid w:val="00557F31"/>
    <w:rsid w:val="0056093E"/>
    <w:rsid w:val="0056134D"/>
    <w:rsid w:val="005614D2"/>
    <w:rsid w:val="00563139"/>
    <w:rsid w:val="005639E4"/>
    <w:rsid w:val="00564172"/>
    <w:rsid w:val="0056522F"/>
    <w:rsid w:val="0056657B"/>
    <w:rsid w:val="00566BAB"/>
    <w:rsid w:val="00566E3F"/>
    <w:rsid w:val="005672CC"/>
    <w:rsid w:val="00567A8A"/>
    <w:rsid w:val="00567ED5"/>
    <w:rsid w:val="005719F6"/>
    <w:rsid w:val="00574C71"/>
    <w:rsid w:val="005753D5"/>
    <w:rsid w:val="0057659D"/>
    <w:rsid w:val="005770E3"/>
    <w:rsid w:val="005775E4"/>
    <w:rsid w:val="00580428"/>
    <w:rsid w:val="00581A3B"/>
    <w:rsid w:val="00581A6D"/>
    <w:rsid w:val="00582799"/>
    <w:rsid w:val="00582DA9"/>
    <w:rsid w:val="005835DE"/>
    <w:rsid w:val="00583C42"/>
    <w:rsid w:val="00585475"/>
    <w:rsid w:val="005855DD"/>
    <w:rsid w:val="0058665B"/>
    <w:rsid w:val="00587878"/>
    <w:rsid w:val="00590C38"/>
    <w:rsid w:val="00590DB9"/>
    <w:rsid w:val="00592103"/>
    <w:rsid w:val="00592114"/>
    <w:rsid w:val="00592AE8"/>
    <w:rsid w:val="00596B87"/>
    <w:rsid w:val="005976DA"/>
    <w:rsid w:val="00597960"/>
    <w:rsid w:val="005A1643"/>
    <w:rsid w:val="005A25C8"/>
    <w:rsid w:val="005A2DAD"/>
    <w:rsid w:val="005A2FA1"/>
    <w:rsid w:val="005A3AD1"/>
    <w:rsid w:val="005A4D10"/>
    <w:rsid w:val="005A544A"/>
    <w:rsid w:val="005A57BF"/>
    <w:rsid w:val="005A6375"/>
    <w:rsid w:val="005A6600"/>
    <w:rsid w:val="005B0784"/>
    <w:rsid w:val="005B22A2"/>
    <w:rsid w:val="005B2384"/>
    <w:rsid w:val="005B4813"/>
    <w:rsid w:val="005B4E33"/>
    <w:rsid w:val="005B5026"/>
    <w:rsid w:val="005B69AA"/>
    <w:rsid w:val="005B6DD1"/>
    <w:rsid w:val="005B7CFB"/>
    <w:rsid w:val="005B7D15"/>
    <w:rsid w:val="005C0F94"/>
    <w:rsid w:val="005C3CF2"/>
    <w:rsid w:val="005C414A"/>
    <w:rsid w:val="005C4D2D"/>
    <w:rsid w:val="005C516D"/>
    <w:rsid w:val="005C6F12"/>
    <w:rsid w:val="005C7991"/>
    <w:rsid w:val="005C79F2"/>
    <w:rsid w:val="005C7A66"/>
    <w:rsid w:val="005C7E58"/>
    <w:rsid w:val="005D0A01"/>
    <w:rsid w:val="005D0DBF"/>
    <w:rsid w:val="005D17D7"/>
    <w:rsid w:val="005D3A20"/>
    <w:rsid w:val="005D3D57"/>
    <w:rsid w:val="005D440A"/>
    <w:rsid w:val="005D573E"/>
    <w:rsid w:val="005D6176"/>
    <w:rsid w:val="005D64ED"/>
    <w:rsid w:val="005D65B2"/>
    <w:rsid w:val="005D6A1C"/>
    <w:rsid w:val="005D752F"/>
    <w:rsid w:val="005D75FE"/>
    <w:rsid w:val="005E08DE"/>
    <w:rsid w:val="005E10A3"/>
    <w:rsid w:val="005E1134"/>
    <w:rsid w:val="005E178B"/>
    <w:rsid w:val="005E246F"/>
    <w:rsid w:val="005E35AC"/>
    <w:rsid w:val="005E4441"/>
    <w:rsid w:val="005E4F95"/>
    <w:rsid w:val="005E6476"/>
    <w:rsid w:val="005E6781"/>
    <w:rsid w:val="005E6943"/>
    <w:rsid w:val="005E7289"/>
    <w:rsid w:val="005F0F8D"/>
    <w:rsid w:val="005F11D9"/>
    <w:rsid w:val="005F1D4F"/>
    <w:rsid w:val="005F2247"/>
    <w:rsid w:val="005F3777"/>
    <w:rsid w:val="005F3EEF"/>
    <w:rsid w:val="005F4A25"/>
    <w:rsid w:val="005F4B1D"/>
    <w:rsid w:val="005F5228"/>
    <w:rsid w:val="005F5596"/>
    <w:rsid w:val="005F59B3"/>
    <w:rsid w:val="005F5A2F"/>
    <w:rsid w:val="005F6BD6"/>
    <w:rsid w:val="00600338"/>
    <w:rsid w:val="00601069"/>
    <w:rsid w:val="006011BE"/>
    <w:rsid w:val="00601812"/>
    <w:rsid w:val="00602FC4"/>
    <w:rsid w:val="00605F44"/>
    <w:rsid w:val="006067DA"/>
    <w:rsid w:val="006069ED"/>
    <w:rsid w:val="006074C8"/>
    <w:rsid w:val="0060775A"/>
    <w:rsid w:val="006101D0"/>
    <w:rsid w:val="00611B29"/>
    <w:rsid w:val="00611FFF"/>
    <w:rsid w:val="0061247D"/>
    <w:rsid w:val="00612837"/>
    <w:rsid w:val="00613FAF"/>
    <w:rsid w:val="00614C69"/>
    <w:rsid w:val="00615280"/>
    <w:rsid w:val="0061783A"/>
    <w:rsid w:val="006202ED"/>
    <w:rsid w:val="006203C1"/>
    <w:rsid w:val="006235AF"/>
    <w:rsid w:val="00624188"/>
    <w:rsid w:val="00624A35"/>
    <w:rsid w:val="006259B0"/>
    <w:rsid w:val="00625A62"/>
    <w:rsid w:val="00626555"/>
    <w:rsid w:val="006278BC"/>
    <w:rsid w:val="00627CEF"/>
    <w:rsid w:val="00630495"/>
    <w:rsid w:val="006309BB"/>
    <w:rsid w:val="00631281"/>
    <w:rsid w:val="00633C04"/>
    <w:rsid w:val="006353DD"/>
    <w:rsid w:val="0063551B"/>
    <w:rsid w:val="00635946"/>
    <w:rsid w:val="00635AB1"/>
    <w:rsid w:val="00640358"/>
    <w:rsid w:val="00641C55"/>
    <w:rsid w:val="0064232E"/>
    <w:rsid w:val="00650B24"/>
    <w:rsid w:val="00651120"/>
    <w:rsid w:val="006514D0"/>
    <w:rsid w:val="00652985"/>
    <w:rsid w:val="00653318"/>
    <w:rsid w:val="00653459"/>
    <w:rsid w:val="0065361E"/>
    <w:rsid w:val="00654051"/>
    <w:rsid w:val="00654988"/>
    <w:rsid w:val="00654D1A"/>
    <w:rsid w:val="006556FE"/>
    <w:rsid w:val="006562E4"/>
    <w:rsid w:val="00656B65"/>
    <w:rsid w:val="00656FBF"/>
    <w:rsid w:val="00657219"/>
    <w:rsid w:val="0065735F"/>
    <w:rsid w:val="00660C0F"/>
    <w:rsid w:val="00660C1C"/>
    <w:rsid w:val="006617DF"/>
    <w:rsid w:val="00661EB5"/>
    <w:rsid w:val="00663308"/>
    <w:rsid w:val="00665176"/>
    <w:rsid w:val="006659E6"/>
    <w:rsid w:val="00665E04"/>
    <w:rsid w:val="00671765"/>
    <w:rsid w:val="00672453"/>
    <w:rsid w:val="00672DAE"/>
    <w:rsid w:val="00674279"/>
    <w:rsid w:val="0067440D"/>
    <w:rsid w:val="00674C92"/>
    <w:rsid w:val="00675764"/>
    <w:rsid w:val="006767F8"/>
    <w:rsid w:val="00676E0D"/>
    <w:rsid w:val="006807EB"/>
    <w:rsid w:val="00680F17"/>
    <w:rsid w:val="00680FDE"/>
    <w:rsid w:val="00681488"/>
    <w:rsid w:val="006815CE"/>
    <w:rsid w:val="00681F41"/>
    <w:rsid w:val="0068337E"/>
    <w:rsid w:val="006840F8"/>
    <w:rsid w:val="00685D21"/>
    <w:rsid w:val="00686378"/>
    <w:rsid w:val="006871D7"/>
    <w:rsid w:val="006873CD"/>
    <w:rsid w:val="00687AA1"/>
    <w:rsid w:val="00690730"/>
    <w:rsid w:val="00690987"/>
    <w:rsid w:val="00691828"/>
    <w:rsid w:val="0069182B"/>
    <w:rsid w:val="00691A47"/>
    <w:rsid w:val="00691DF1"/>
    <w:rsid w:val="006929E1"/>
    <w:rsid w:val="00692EF5"/>
    <w:rsid w:val="006948F1"/>
    <w:rsid w:val="00696156"/>
    <w:rsid w:val="00697A8A"/>
    <w:rsid w:val="006A23DA"/>
    <w:rsid w:val="006A31BC"/>
    <w:rsid w:val="006A339F"/>
    <w:rsid w:val="006A3A3F"/>
    <w:rsid w:val="006A440D"/>
    <w:rsid w:val="006A4413"/>
    <w:rsid w:val="006A54D2"/>
    <w:rsid w:val="006A5BA1"/>
    <w:rsid w:val="006A6464"/>
    <w:rsid w:val="006A73EB"/>
    <w:rsid w:val="006A765D"/>
    <w:rsid w:val="006A76A9"/>
    <w:rsid w:val="006A78D8"/>
    <w:rsid w:val="006B1457"/>
    <w:rsid w:val="006B311A"/>
    <w:rsid w:val="006B3959"/>
    <w:rsid w:val="006B3F60"/>
    <w:rsid w:val="006B4850"/>
    <w:rsid w:val="006B4E30"/>
    <w:rsid w:val="006B5A5C"/>
    <w:rsid w:val="006B721E"/>
    <w:rsid w:val="006C0FEE"/>
    <w:rsid w:val="006C1408"/>
    <w:rsid w:val="006C1CF5"/>
    <w:rsid w:val="006C23E7"/>
    <w:rsid w:val="006C2D1D"/>
    <w:rsid w:val="006C339E"/>
    <w:rsid w:val="006C3902"/>
    <w:rsid w:val="006C4376"/>
    <w:rsid w:val="006C51E9"/>
    <w:rsid w:val="006C546E"/>
    <w:rsid w:val="006C567A"/>
    <w:rsid w:val="006C5738"/>
    <w:rsid w:val="006C5761"/>
    <w:rsid w:val="006C6874"/>
    <w:rsid w:val="006C7A44"/>
    <w:rsid w:val="006D09D2"/>
    <w:rsid w:val="006D0E22"/>
    <w:rsid w:val="006D0E7B"/>
    <w:rsid w:val="006D402A"/>
    <w:rsid w:val="006D481D"/>
    <w:rsid w:val="006D4DA9"/>
    <w:rsid w:val="006D4EE7"/>
    <w:rsid w:val="006D552F"/>
    <w:rsid w:val="006D6291"/>
    <w:rsid w:val="006E041B"/>
    <w:rsid w:val="006E0833"/>
    <w:rsid w:val="006E1B4B"/>
    <w:rsid w:val="006E2A7D"/>
    <w:rsid w:val="006E36D7"/>
    <w:rsid w:val="006E4D7C"/>
    <w:rsid w:val="006E5767"/>
    <w:rsid w:val="006E5D81"/>
    <w:rsid w:val="006E6DC7"/>
    <w:rsid w:val="006E6E3F"/>
    <w:rsid w:val="006E77B2"/>
    <w:rsid w:val="006F0EED"/>
    <w:rsid w:val="006F0F94"/>
    <w:rsid w:val="006F3DB3"/>
    <w:rsid w:val="006F3DC4"/>
    <w:rsid w:val="006F3E2B"/>
    <w:rsid w:val="006F3E91"/>
    <w:rsid w:val="006F41DD"/>
    <w:rsid w:val="006F4CC8"/>
    <w:rsid w:val="006F5093"/>
    <w:rsid w:val="006F579B"/>
    <w:rsid w:val="006F58BC"/>
    <w:rsid w:val="006F734F"/>
    <w:rsid w:val="00700199"/>
    <w:rsid w:val="007012C6"/>
    <w:rsid w:val="00701758"/>
    <w:rsid w:val="00702684"/>
    <w:rsid w:val="007027B8"/>
    <w:rsid w:val="00702860"/>
    <w:rsid w:val="007028AE"/>
    <w:rsid w:val="00702E0C"/>
    <w:rsid w:val="007037FD"/>
    <w:rsid w:val="00703CF8"/>
    <w:rsid w:val="00703F92"/>
    <w:rsid w:val="00704390"/>
    <w:rsid w:val="0070469C"/>
    <w:rsid w:val="00704D7A"/>
    <w:rsid w:val="00705CFE"/>
    <w:rsid w:val="00705FD7"/>
    <w:rsid w:val="0070609C"/>
    <w:rsid w:val="00706388"/>
    <w:rsid w:val="00707811"/>
    <w:rsid w:val="007102DA"/>
    <w:rsid w:val="0071072A"/>
    <w:rsid w:val="00710B5F"/>
    <w:rsid w:val="00711C4F"/>
    <w:rsid w:val="00712701"/>
    <w:rsid w:val="00712A0C"/>
    <w:rsid w:val="00712EDE"/>
    <w:rsid w:val="00713BD5"/>
    <w:rsid w:val="00714175"/>
    <w:rsid w:val="00715232"/>
    <w:rsid w:val="00715257"/>
    <w:rsid w:val="00715783"/>
    <w:rsid w:val="00717731"/>
    <w:rsid w:val="007205D5"/>
    <w:rsid w:val="007211B5"/>
    <w:rsid w:val="0072147E"/>
    <w:rsid w:val="0072171A"/>
    <w:rsid w:val="00723824"/>
    <w:rsid w:val="0072384B"/>
    <w:rsid w:val="00723AD1"/>
    <w:rsid w:val="0072442D"/>
    <w:rsid w:val="007248D1"/>
    <w:rsid w:val="00724E74"/>
    <w:rsid w:val="0072537D"/>
    <w:rsid w:val="007255BD"/>
    <w:rsid w:val="00726420"/>
    <w:rsid w:val="00727213"/>
    <w:rsid w:val="00730240"/>
    <w:rsid w:val="00730261"/>
    <w:rsid w:val="00730DEF"/>
    <w:rsid w:val="00730E91"/>
    <w:rsid w:val="007310C3"/>
    <w:rsid w:val="00732414"/>
    <w:rsid w:val="007335BB"/>
    <w:rsid w:val="00733D5C"/>
    <w:rsid w:val="00735C7E"/>
    <w:rsid w:val="007366DB"/>
    <w:rsid w:val="00736771"/>
    <w:rsid w:val="00737848"/>
    <w:rsid w:val="00740866"/>
    <w:rsid w:val="00740B0C"/>
    <w:rsid w:val="00740BAC"/>
    <w:rsid w:val="00741D2B"/>
    <w:rsid w:val="007421C7"/>
    <w:rsid w:val="00742781"/>
    <w:rsid w:val="00743441"/>
    <w:rsid w:val="00743BC0"/>
    <w:rsid w:val="00744308"/>
    <w:rsid w:val="0074540C"/>
    <w:rsid w:val="007454E9"/>
    <w:rsid w:val="00745532"/>
    <w:rsid w:val="00747B8F"/>
    <w:rsid w:val="007507F3"/>
    <w:rsid w:val="00750D2A"/>
    <w:rsid w:val="0075181A"/>
    <w:rsid w:val="007519CC"/>
    <w:rsid w:val="007519D7"/>
    <w:rsid w:val="00751EE1"/>
    <w:rsid w:val="007528C5"/>
    <w:rsid w:val="00752C24"/>
    <w:rsid w:val="007531AC"/>
    <w:rsid w:val="00753C39"/>
    <w:rsid w:val="007544F6"/>
    <w:rsid w:val="00754CCC"/>
    <w:rsid w:val="00754F06"/>
    <w:rsid w:val="00754F5A"/>
    <w:rsid w:val="00755100"/>
    <w:rsid w:val="00756230"/>
    <w:rsid w:val="007606E2"/>
    <w:rsid w:val="007610CE"/>
    <w:rsid w:val="007613C5"/>
    <w:rsid w:val="0076306B"/>
    <w:rsid w:val="0076351F"/>
    <w:rsid w:val="00764968"/>
    <w:rsid w:val="00764D72"/>
    <w:rsid w:val="00765475"/>
    <w:rsid w:val="00765ECC"/>
    <w:rsid w:val="00766AA1"/>
    <w:rsid w:val="00767746"/>
    <w:rsid w:val="00767D05"/>
    <w:rsid w:val="00767FD1"/>
    <w:rsid w:val="00767FF6"/>
    <w:rsid w:val="00770969"/>
    <w:rsid w:val="00770A4F"/>
    <w:rsid w:val="00771E01"/>
    <w:rsid w:val="0077407F"/>
    <w:rsid w:val="0077526A"/>
    <w:rsid w:val="00775678"/>
    <w:rsid w:val="00775F96"/>
    <w:rsid w:val="00780533"/>
    <w:rsid w:val="00780CA0"/>
    <w:rsid w:val="00781722"/>
    <w:rsid w:val="0078281D"/>
    <w:rsid w:val="00782A8A"/>
    <w:rsid w:val="00783832"/>
    <w:rsid w:val="00783B86"/>
    <w:rsid w:val="007843AD"/>
    <w:rsid w:val="007846C8"/>
    <w:rsid w:val="007846F8"/>
    <w:rsid w:val="00784893"/>
    <w:rsid w:val="0078501D"/>
    <w:rsid w:val="00785047"/>
    <w:rsid w:val="007853BA"/>
    <w:rsid w:val="007855A5"/>
    <w:rsid w:val="00786104"/>
    <w:rsid w:val="0078622D"/>
    <w:rsid w:val="007863C5"/>
    <w:rsid w:val="00786D2A"/>
    <w:rsid w:val="007875B1"/>
    <w:rsid w:val="007879B7"/>
    <w:rsid w:val="007901E3"/>
    <w:rsid w:val="00791D14"/>
    <w:rsid w:val="00793D4D"/>
    <w:rsid w:val="00794068"/>
    <w:rsid w:val="007951F8"/>
    <w:rsid w:val="007966D8"/>
    <w:rsid w:val="0079689D"/>
    <w:rsid w:val="00796CFE"/>
    <w:rsid w:val="007A044F"/>
    <w:rsid w:val="007A0BDA"/>
    <w:rsid w:val="007A0ED8"/>
    <w:rsid w:val="007A0F83"/>
    <w:rsid w:val="007A1337"/>
    <w:rsid w:val="007A18F8"/>
    <w:rsid w:val="007A21E2"/>
    <w:rsid w:val="007A3274"/>
    <w:rsid w:val="007A377A"/>
    <w:rsid w:val="007A3AC2"/>
    <w:rsid w:val="007A41E0"/>
    <w:rsid w:val="007A488D"/>
    <w:rsid w:val="007A4C06"/>
    <w:rsid w:val="007A4D49"/>
    <w:rsid w:val="007A4F8C"/>
    <w:rsid w:val="007A53B9"/>
    <w:rsid w:val="007A7AE1"/>
    <w:rsid w:val="007B079E"/>
    <w:rsid w:val="007B08E0"/>
    <w:rsid w:val="007B0B6B"/>
    <w:rsid w:val="007B1E32"/>
    <w:rsid w:val="007B2406"/>
    <w:rsid w:val="007B250D"/>
    <w:rsid w:val="007B2AAB"/>
    <w:rsid w:val="007B39FA"/>
    <w:rsid w:val="007B447E"/>
    <w:rsid w:val="007B4BE0"/>
    <w:rsid w:val="007B58B0"/>
    <w:rsid w:val="007B5A2D"/>
    <w:rsid w:val="007B6A56"/>
    <w:rsid w:val="007B6D2E"/>
    <w:rsid w:val="007B788B"/>
    <w:rsid w:val="007C2256"/>
    <w:rsid w:val="007C23EA"/>
    <w:rsid w:val="007C27F6"/>
    <w:rsid w:val="007C4674"/>
    <w:rsid w:val="007C4D7F"/>
    <w:rsid w:val="007C5529"/>
    <w:rsid w:val="007C55F6"/>
    <w:rsid w:val="007C627E"/>
    <w:rsid w:val="007D0249"/>
    <w:rsid w:val="007D03C4"/>
    <w:rsid w:val="007D040B"/>
    <w:rsid w:val="007D0478"/>
    <w:rsid w:val="007D0CD2"/>
    <w:rsid w:val="007D10C2"/>
    <w:rsid w:val="007D1DE5"/>
    <w:rsid w:val="007D1DF7"/>
    <w:rsid w:val="007D2B9A"/>
    <w:rsid w:val="007D369D"/>
    <w:rsid w:val="007D4057"/>
    <w:rsid w:val="007D5259"/>
    <w:rsid w:val="007D7C6F"/>
    <w:rsid w:val="007D7D7A"/>
    <w:rsid w:val="007E0182"/>
    <w:rsid w:val="007E06FE"/>
    <w:rsid w:val="007E0861"/>
    <w:rsid w:val="007E0971"/>
    <w:rsid w:val="007E09AD"/>
    <w:rsid w:val="007E2862"/>
    <w:rsid w:val="007E2AD0"/>
    <w:rsid w:val="007E3ABC"/>
    <w:rsid w:val="007E44FA"/>
    <w:rsid w:val="007E47B9"/>
    <w:rsid w:val="007E4D7D"/>
    <w:rsid w:val="007E531D"/>
    <w:rsid w:val="007E5557"/>
    <w:rsid w:val="007E6C35"/>
    <w:rsid w:val="007E7880"/>
    <w:rsid w:val="007E7917"/>
    <w:rsid w:val="007E7DAB"/>
    <w:rsid w:val="007F2103"/>
    <w:rsid w:val="007F2BE9"/>
    <w:rsid w:val="007F3482"/>
    <w:rsid w:val="007F35B7"/>
    <w:rsid w:val="007F3FB1"/>
    <w:rsid w:val="007F57C9"/>
    <w:rsid w:val="007F5C81"/>
    <w:rsid w:val="007F5D74"/>
    <w:rsid w:val="008009A3"/>
    <w:rsid w:val="00800C18"/>
    <w:rsid w:val="00800DF9"/>
    <w:rsid w:val="00801647"/>
    <w:rsid w:val="00802030"/>
    <w:rsid w:val="00802430"/>
    <w:rsid w:val="008028BE"/>
    <w:rsid w:val="00803A16"/>
    <w:rsid w:val="0080612B"/>
    <w:rsid w:val="008061E5"/>
    <w:rsid w:val="0080634C"/>
    <w:rsid w:val="00807928"/>
    <w:rsid w:val="008101DC"/>
    <w:rsid w:val="00810F54"/>
    <w:rsid w:val="00811585"/>
    <w:rsid w:val="00811845"/>
    <w:rsid w:val="00812AA8"/>
    <w:rsid w:val="0081461E"/>
    <w:rsid w:val="008157D2"/>
    <w:rsid w:val="0081675B"/>
    <w:rsid w:val="00816BF3"/>
    <w:rsid w:val="0081739F"/>
    <w:rsid w:val="008174E5"/>
    <w:rsid w:val="008175F4"/>
    <w:rsid w:val="00821DDF"/>
    <w:rsid w:val="00822D47"/>
    <w:rsid w:val="008234B8"/>
    <w:rsid w:val="008234EE"/>
    <w:rsid w:val="00823708"/>
    <w:rsid w:val="00823925"/>
    <w:rsid w:val="00823CFB"/>
    <w:rsid w:val="00824440"/>
    <w:rsid w:val="0082795A"/>
    <w:rsid w:val="00827CE6"/>
    <w:rsid w:val="0083248B"/>
    <w:rsid w:val="00832B3E"/>
    <w:rsid w:val="008330AB"/>
    <w:rsid w:val="00834748"/>
    <w:rsid w:val="008359C6"/>
    <w:rsid w:val="008364FC"/>
    <w:rsid w:val="0083676E"/>
    <w:rsid w:val="00837CF7"/>
    <w:rsid w:val="00840266"/>
    <w:rsid w:val="00840879"/>
    <w:rsid w:val="00840DDE"/>
    <w:rsid w:val="0084277B"/>
    <w:rsid w:val="008430B7"/>
    <w:rsid w:val="00843729"/>
    <w:rsid w:val="00844998"/>
    <w:rsid w:val="00844AB6"/>
    <w:rsid w:val="00844C84"/>
    <w:rsid w:val="00844FBC"/>
    <w:rsid w:val="00846AA4"/>
    <w:rsid w:val="00847BBE"/>
    <w:rsid w:val="00847CD2"/>
    <w:rsid w:val="00847E00"/>
    <w:rsid w:val="00852900"/>
    <w:rsid w:val="00852BD6"/>
    <w:rsid w:val="00853584"/>
    <w:rsid w:val="008539AD"/>
    <w:rsid w:val="00853B64"/>
    <w:rsid w:val="00854B5A"/>
    <w:rsid w:val="00857768"/>
    <w:rsid w:val="00857B26"/>
    <w:rsid w:val="00857BC6"/>
    <w:rsid w:val="00861704"/>
    <w:rsid w:val="0086197E"/>
    <w:rsid w:val="008625AB"/>
    <w:rsid w:val="00863010"/>
    <w:rsid w:val="00863CF0"/>
    <w:rsid w:val="00864690"/>
    <w:rsid w:val="00865753"/>
    <w:rsid w:val="00865A1A"/>
    <w:rsid w:val="008662DC"/>
    <w:rsid w:val="00866A43"/>
    <w:rsid w:val="00867240"/>
    <w:rsid w:val="00870F21"/>
    <w:rsid w:val="00871F17"/>
    <w:rsid w:val="00872163"/>
    <w:rsid w:val="008727F8"/>
    <w:rsid w:val="00874D97"/>
    <w:rsid w:val="00874EE6"/>
    <w:rsid w:val="00874F99"/>
    <w:rsid w:val="00875255"/>
    <w:rsid w:val="00876817"/>
    <w:rsid w:val="00876BE0"/>
    <w:rsid w:val="0087703D"/>
    <w:rsid w:val="0087774C"/>
    <w:rsid w:val="00880FDD"/>
    <w:rsid w:val="008813A7"/>
    <w:rsid w:val="00882704"/>
    <w:rsid w:val="008834A7"/>
    <w:rsid w:val="00883FAD"/>
    <w:rsid w:val="008843B7"/>
    <w:rsid w:val="00884858"/>
    <w:rsid w:val="008849E3"/>
    <w:rsid w:val="00886270"/>
    <w:rsid w:val="00886964"/>
    <w:rsid w:val="008872A9"/>
    <w:rsid w:val="00887418"/>
    <w:rsid w:val="008901F4"/>
    <w:rsid w:val="00890360"/>
    <w:rsid w:val="00890A12"/>
    <w:rsid w:val="00891665"/>
    <w:rsid w:val="00891B74"/>
    <w:rsid w:val="0089226F"/>
    <w:rsid w:val="008930D3"/>
    <w:rsid w:val="00893C4B"/>
    <w:rsid w:val="00893D91"/>
    <w:rsid w:val="0089435C"/>
    <w:rsid w:val="00896ACE"/>
    <w:rsid w:val="00896C3E"/>
    <w:rsid w:val="0089773C"/>
    <w:rsid w:val="008A068C"/>
    <w:rsid w:val="008A06E6"/>
    <w:rsid w:val="008A15D1"/>
    <w:rsid w:val="008A36BF"/>
    <w:rsid w:val="008A3FBC"/>
    <w:rsid w:val="008A4CA8"/>
    <w:rsid w:val="008A5B27"/>
    <w:rsid w:val="008A795F"/>
    <w:rsid w:val="008A7FDC"/>
    <w:rsid w:val="008B107D"/>
    <w:rsid w:val="008B1F78"/>
    <w:rsid w:val="008B27AE"/>
    <w:rsid w:val="008B3C94"/>
    <w:rsid w:val="008B5985"/>
    <w:rsid w:val="008B60EF"/>
    <w:rsid w:val="008C05F1"/>
    <w:rsid w:val="008C0970"/>
    <w:rsid w:val="008C0C17"/>
    <w:rsid w:val="008C1815"/>
    <w:rsid w:val="008C1F9E"/>
    <w:rsid w:val="008C328F"/>
    <w:rsid w:val="008C3537"/>
    <w:rsid w:val="008C3578"/>
    <w:rsid w:val="008C3E8B"/>
    <w:rsid w:val="008C4AF7"/>
    <w:rsid w:val="008C538A"/>
    <w:rsid w:val="008C5459"/>
    <w:rsid w:val="008C5D1E"/>
    <w:rsid w:val="008C65D9"/>
    <w:rsid w:val="008C6B0C"/>
    <w:rsid w:val="008C6D65"/>
    <w:rsid w:val="008C702B"/>
    <w:rsid w:val="008D011D"/>
    <w:rsid w:val="008D0BB9"/>
    <w:rsid w:val="008D3190"/>
    <w:rsid w:val="008D375C"/>
    <w:rsid w:val="008D3D9B"/>
    <w:rsid w:val="008D4369"/>
    <w:rsid w:val="008D4992"/>
    <w:rsid w:val="008D5596"/>
    <w:rsid w:val="008D561E"/>
    <w:rsid w:val="008D577A"/>
    <w:rsid w:val="008D593E"/>
    <w:rsid w:val="008D5D49"/>
    <w:rsid w:val="008D6953"/>
    <w:rsid w:val="008D6DCC"/>
    <w:rsid w:val="008D7787"/>
    <w:rsid w:val="008D7DC3"/>
    <w:rsid w:val="008E04EA"/>
    <w:rsid w:val="008E2D72"/>
    <w:rsid w:val="008E4143"/>
    <w:rsid w:val="008E426D"/>
    <w:rsid w:val="008E5524"/>
    <w:rsid w:val="008E56EA"/>
    <w:rsid w:val="008E63BD"/>
    <w:rsid w:val="008E66D4"/>
    <w:rsid w:val="008E6864"/>
    <w:rsid w:val="008F02B8"/>
    <w:rsid w:val="008F02E5"/>
    <w:rsid w:val="008F111E"/>
    <w:rsid w:val="008F4BA2"/>
    <w:rsid w:val="008F5283"/>
    <w:rsid w:val="008F7A42"/>
    <w:rsid w:val="008F7F71"/>
    <w:rsid w:val="00900F33"/>
    <w:rsid w:val="00901F54"/>
    <w:rsid w:val="009027BB"/>
    <w:rsid w:val="00902EDF"/>
    <w:rsid w:val="00903164"/>
    <w:rsid w:val="009034FD"/>
    <w:rsid w:val="00903DB4"/>
    <w:rsid w:val="0090432F"/>
    <w:rsid w:val="00904BE8"/>
    <w:rsid w:val="00905560"/>
    <w:rsid w:val="009055C5"/>
    <w:rsid w:val="009057AD"/>
    <w:rsid w:val="0090757A"/>
    <w:rsid w:val="009101F7"/>
    <w:rsid w:val="0091026D"/>
    <w:rsid w:val="00910698"/>
    <w:rsid w:val="0091171A"/>
    <w:rsid w:val="00911720"/>
    <w:rsid w:val="00911C08"/>
    <w:rsid w:val="00911F4D"/>
    <w:rsid w:val="009128DE"/>
    <w:rsid w:val="0091342B"/>
    <w:rsid w:val="00915E42"/>
    <w:rsid w:val="00915F9C"/>
    <w:rsid w:val="0091635E"/>
    <w:rsid w:val="00917C9F"/>
    <w:rsid w:val="009207D4"/>
    <w:rsid w:val="00921F9B"/>
    <w:rsid w:val="00922278"/>
    <w:rsid w:val="00922CFF"/>
    <w:rsid w:val="00922D71"/>
    <w:rsid w:val="0092482A"/>
    <w:rsid w:val="00924CC8"/>
    <w:rsid w:val="00927E8A"/>
    <w:rsid w:val="009305FC"/>
    <w:rsid w:val="0093072A"/>
    <w:rsid w:val="0093133D"/>
    <w:rsid w:val="009313A6"/>
    <w:rsid w:val="00931B60"/>
    <w:rsid w:val="00933883"/>
    <w:rsid w:val="00934A82"/>
    <w:rsid w:val="009350B7"/>
    <w:rsid w:val="00935DCA"/>
    <w:rsid w:val="009367D8"/>
    <w:rsid w:val="009408D4"/>
    <w:rsid w:val="00940C78"/>
    <w:rsid w:val="00941229"/>
    <w:rsid w:val="00942AB8"/>
    <w:rsid w:val="00942C84"/>
    <w:rsid w:val="00944237"/>
    <w:rsid w:val="00944270"/>
    <w:rsid w:val="00944715"/>
    <w:rsid w:val="0094636C"/>
    <w:rsid w:val="0094706B"/>
    <w:rsid w:val="00947AC1"/>
    <w:rsid w:val="00950233"/>
    <w:rsid w:val="00950B09"/>
    <w:rsid w:val="00953437"/>
    <w:rsid w:val="00953746"/>
    <w:rsid w:val="00953CED"/>
    <w:rsid w:val="009540D7"/>
    <w:rsid w:val="00954121"/>
    <w:rsid w:val="0095639D"/>
    <w:rsid w:val="00957CD1"/>
    <w:rsid w:val="00960878"/>
    <w:rsid w:val="00960895"/>
    <w:rsid w:val="00960D74"/>
    <w:rsid w:val="00961015"/>
    <w:rsid w:val="009617B0"/>
    <w:rsid w:val="00962190"/>
    <w:rsid w:val="00964342"/>
    <w:rsid w:val="0096498E"/>
    <w:rsid w:val="00965194"/>
    <w:rsid w:val="00966BF1"/>
    <w:rsid w:val="0096720C"/>
    <w:rsid w:val="00970853"/>
    <w:rsid w:val="0097155E"/>
    <w:rsid w:val="009720A3"/>
    <w:rsid w:val="0097244F"/>
    <w:rsid w:val="009727BA"/>
    <w:rsid w:val="00973168"/>
    <w:rsid w:val="009736E6"/>
    <w:rsid w:val="00973C58"/>
    <w:rsid w:val="00974F05"/>
    <w:rsid w:val="00974FB8"/>
    <w:rsid w:val="0097581F"/>
    <w:rsid w:val="00975B7C"/>
    <w:rsid w:val="009764C1"/>
    <w:rsid w:val="00976510"/>
    <w:rsid w:val="00980356"/>
    <w:rsid w:val="00981127"/>
    <w:rsid w:val="009819D1"/>
    <w:rsid w:val="00982B92"/>
    <w:rsid w:val="00984DEC"/>
    <w:rsid w:val="00984FAC"/>
    <w:rsid w:val="00985C53"/>
    <w:rsid w:val="00986E71"/>
    <w:rsid w:val="009876BC"/>
    <w:rsid w:val="009877D8"/>
    <w:rsid w:val="00994F18"/>
    <w:rsid w:val="00995042"/>
    <w:rsid w:val="00995435"/>
    <w:rsid w:val="00995A96"/>
    <w:rsid w:val="00995F74"/>
    <w:rsid w:val="009966F4"/>
    <w:rsid w:val="00997BE4"/>
    <w:rsid w:val="009A041B"/>
    <w:rsid w:val="009A07C6"/>
    <w:rsid w:val="009A0B47"/>
    <w:rsid w:val="009A156F"/>
    <w:rsid w:val="009A19D4"/>
    <w:rsid w:val="009A1ABB"/>
    <w:rsid w:val="009A3C8F"/>
    <w:rsid w:val="009A3EE2"/>
    <w:rsid w:val="009A4875"/>
    <w:rsid w:val="009A773B"/>
    <w:rsid w:val="009B19C1"/>
    <w:rsid w:val="009B2831"/>
    <w:rsid w:val="009B3B7A"/>
    <w:rsid w:val="009B3E01"/>
    <w:rsid w:val="009B4E1A"/>
    <w:rsid w:val="009B654F"/>
    <w:rsid w:val="009B7B37"/>
    <w:rsid w:val="009C00B3"/>
    <w:rsid w:val="009C32A9"/>
    <w:rsid w:val="009C3E03"/>
    <w:rsid w:val="009C51B5"/>
    <w:rsid w:val="009C59DE"/>
    <w:rsid w:val="009C5FE4"/>
    <w:rsid w:val="009C6052"/>
    <w:rsid w:val="009C757B"/>
    <w:rsid w:val="009C7FA1"/>
    <w:rsid w:val="009D0268"/>
    <w:rsid w:val="009D076A"/>
    <w:rsid w:val="009D1750"/>
    <w:rsid w:val="009D283A"/>
    <w:rsid w:val="009D2941"/>
    <w:rsid w:val="009D33A1"/>
    <w:rsid w:val="009D471C"/>
    <w:rsid w:val="009D4D8A"/>
    <w:rsid w:val="009D5382"/>
    <w:rsid w:val="009D54DD"/>
    <w:rsid w:val="009D5A54"/>
    <w:rsid w:val="009D69D0"/>
    <w:rsid w:val="009D7DA8"/>
    <w:rsid w:val="009D7E84"/>
    <w:rsid w:val="009D7E89"/>
    <w:rsid w:val="009E18EF"/>
    <w:rsid w:val="009E2BF0"/>
    <w:rsid w:val="009E35A1"/>
    <w:rsid w:val="009E3659"/>
    <w:rsid w:val="009E3C8B"/>
    <w:rsid w:val="009E4745"/>
    <w:rsid w:val="009E4BBF"/>
    <w:rsid w:val="009E5FB4"/>
    <w:rsid w:val="009E6339"/>
    <w:rsid w:val="009E6BF0"/>
    <w:rsid w:val="009E79A8"/>
    <w:rsid w:val="009F20C2"/>
    <w:rsid w:val="009F4922"/>
    <w:rsid w:val="009F5119"/>
    <w:rsid w:val="009F5412"/>
    <w:rsid w:val="009F5C92"/>
    <w:rsid w:val="009F61F6"/>
    <w:rsid w:val="009F646A"/>
    <w:rsid w:val="009F685B"/>
    <w:rsid w:val="009F6F04"/>
    <w:rsid w:val="009F6F79"/>
    <w:rsid w:val="00A0107D"/>
    <w:rsid w:val="00A01185"/>
    <w:rsid w:val="00A02022"/>
    <w:rsid w:val="00A02BBB"/>
    <w:rsid w:val="00A03993"/>
    <w:rsid w:val="00A040F6"/>
    <w:rsid w:val="00A04476"/>
    <w:rsid w:val="00A0466B"/>
    <w:rsid w:val="00A06F6F"/>
    <w:rsid w:val="00A0723B"/>
    <w:rsid w:val="00A07737"/>
    <w:rsid w:val="00A0784A"/>
    <w:rsid w:val="00A1232A"/>
    <w:rsid w:val="00A13423"/>
    <w:rsid w:val="00A136ED"/>
    <w:rsid w:val="00A13E91"/>
    <w:rsid w:val="00A14AAE"/>
    <w:rsid w:val="00A155E4"/>
    <w:rsid w:val="00A1568D"/>
    <w:rsid w:val="00A16483"/>
    <w:rsid w:val="00A16D48"/>
    <w:rsid w:val="00A16EEB"/>
    <w:rsid w:val="00A17BE0"/>
    <w:rsid w:val="00A200D6"/>
    <w:rsid w:val="00A22439"/>
    <w:rsid w:val="00A22C63"/>
    <w:rsid w:val="00A24079"/>
    <w:rsid w:val="00A252DE"/>
    <w:rsid w:val="00A26A02"/>
    <w:rsid w:val="00A26A8B"/>
    <w:rsid w:val="00A26BE5"/>
    <w:rsid w:val="00A30539"/>
    <w:rsid w:val="00A31CC0"/>
    <w:rsid w:val="00A32380"/>
    <w:rsid w:val="00A32C79"/>
    <w:rsid w:val="00A331F0"/>
    <w:rsid w:val="00A33D8E"/>
    <w:rsid w:val="00A35BA5"/>
    <w:rsid w:val="00A35BF3"/>
    <w:rsid w:val="00A409CE"/>
    <w:rsid w:val="00A41229"/>
    <w:rsid w:val="00A4374B"/>
    <w:rsid w:val="00A43B6B"/>
    <w:rsid w:val="00A446DB"/>
    <w:rsid w:val="00A44EC4"/>
    <w:rsid w:val="00A46059"/>
    <w:rsid w:val="00A4670B"/>
    <w:rsid w:val="00A46B2B"/>
    <w:rsid w:val="00A47ADA"/>
    <w:rsid w:val="00A504A7"/>
    <w:rsid w:val="00A51D1F"/>
    <w:rsid w:val="00A51E31"/>
    <w:rsid w:val="00A522F1"/>
    <w:rsid w:val="00A52436"/>
    <w:rsid w:val="00A53063"/>
    <w:rsid w:val="00A53686"/>
    <w:rsid w:val="00A53B0F"/>
    <w:rsid w:val="00A540F8"/>
    <w:rsid w:val="00A54937"/>
    <w:rsid w:val="00A553C9"/>
    <w:rsid w:val="00A55595"/>
    <w:rsid w:val="00A55E68"/>
    <w:rsid w:val="00A56633"/>
    <w:rsid w:val="00A56D25"/>
    <w:rsid w:val="00A56DF6"/>
    <w:rsid w:val="00A60A30"/>
    <w:rsid w:val="00A6140D"/>
    <w:rsid w:val="00A62880"/>
    <w:rsid w:val="00A634F0"/>
    <w:rsid w:val="00A63571"/>
    <w:rsid w:val="00A63759"/>
    <w:rsid w:val="00A63EA3"/>
    <w:rsid w:val="00A64421"/>
    <w:rsid w:val="00A65025"/>
    <w:rsid w:val="00A659BD"/>
    <w:rsid w:val="00A711F6"/>
    <w:rsid w:val="00A72430"/>
    <w:rsid w:val="00A724C6"/>
    <w:rsid w:val="00A73910"/>
    <w:rsid w:val="00A739C0"/>
    <w:rsid w:val="00A73DE8"/>
    <w:rsid w:val="00A743D8"/>
    <w:rsid w:val="00A74419"/>
    <w:rsid w:val="00A74B5D"/>
    <w:rsid w:val="00A7594C"/>
    <w:rsid w:val="00A7678A"/>
    <w:rsid w:val="00A80EDC"/>
    <w:rsid w:val="00A812AF"/>
    <w:rsid w:val="00A8139A"/>
    <w:rsid w:val="00A81892"/>
    <w:rsid w:val="00A819E4"/>
    <w:rsid w:val="00A81A2B"/>
    <w:rsid w:val="00A823D0"/>
    <w:rsid w:val="00A82416"/>
    <w:rsid w:val="00A83105"/>
    <w:rsid w:val="00A831B8"/>
    <w:rsid w:val="00A851FF"/>
    <w:rsid w:val="00A857E6"/>
    <w:rsid w:val="00A85CEB"/>
    <w:rsid w:val="00A8609A"/>
    <w:rsid w:val="00A9064C"/>
    <w:rsid w:val="00A908B4"/>
    <w:rsid w:val="00A91CD8"/>
    <w:rsid w:val="00A922D7"/>
    <w:rsid w:val="00A923A3"/>
    <w:rsid w:val="00A92955"/>
    <w:rsid w:val="00A92F1F"/>
    <w:rsid w:val="00A93B7D"/>
    <w:rsid w:val="00A94436"/>
    <w:rsid w:val="00A94520"/>
    <w:rsid w:val="00A94A41"/>
    <w:rsid w:val="00A951C9"/>
    <w:rsid w:val="00A963DB"/>
    <w:rsid w:val="00AA146E"/>
    <w:rsid w:val="00AA2995"/>
    <w:rsid w:val="00AA4E49"/>
    <w:rsid w:val="00AA6073"/>
    <w:rsid w:val="00AA6918"/>
    <w:rsid w:val="00AA75D3"/>
    <w:rsid w:val="00AA7883"/>
    <w:rsid w:val="00AB063A"/>
    <w:rsid w:val="00AB08AC"/>
    <w:rsid w:val="00AB1BB0"/>
    <w:rsid w:val="00AB1CA4"/>
    <w:rsid w:val="00AB2255"/>
    <w:rsid w:val="00AB239F"/>
    <w:rsid w:val="00AB2F44"/>
    <w:rsid w:val="00AB4CE2"/>
    <w:rsid w:val="00AB58AC"/>
    <w:rsid w:val="00AB6C9D"/>
    <w:rsid w:val="00AB753A"/>
    <w:rsid w:val="00AB75ED"/>
    <w:rsid w:val="00AB7FFA"/>
    <w:rsid w:val="00AC0089"/>
    <w:rsid w:val="00AC0B17"/>
    <w:rsid w:val="00AC2CBD"/>
    <w:rsid w:val="00AC3BFF"/>
    <w:rsid w:val="00AC47BA"/>
    <w:rsid w:val="00AC47D6"/>
    <w:rsid w:val="00AC4C7A"/>
    <w:rsid w:val="00AC5CF8"/>
    <w:rsid w:val="00AC6733"/>
    <w:rsid w:val="00AC7D6B"/>
    <w:rsid w:val="00AD03AB"/>
    <w:rsid w:val="00AD2183"/>
    <w:rsid w:val="00AD368A"/>
    <w:rsid w:val="00AD529E"/>
    <w:rsid w:val="00AD5797"/>
    <w:rsid w:val="00AD591D"/>
    <w:rsid w:val="00AD788E"/>
    <w:rsid w:val="00AD7CD7"/>
    <w:rsid w:val="00AD7D67"/>
    <w:rsid w:val="00AE0F45"/>
    <w:rsid w:val="00AE0F89"/>
    <w:rsid w:val="00AE221F"/>
    <w:rsid w:val="00AE36AF"/>
    <w:rsid w:val="00AE3B44"/>
    <w:rsid w:val="00AE4829"/>
    <w:rsid w:val="00AE4C84"/>
    <w:rsid w:val="00AE50C5"/>
    <w:rsid w:val="00AE69EC"/>
    <w:rsid w:val="00AE6FDE"/>
    <w:rsid w:val="00AE7293"/>
    <w:rsid w:val="00AF046F"/>
    <w:rsid w:val="00AF0823"/>
    <w:rsid w:val="00AF1013"/>
    <w:rsid w:val="00AF1298"/>
    <w:rsid w:val="00AF16CA"/>
    <w:rsid w:val="00AF1BDE"/>
    <w:rsid w:val="00AF3738"/>
    <w:rsid w:val="00AF4907"/>
    <w:rsid w:val="00AF59F6"/>
    <w:rsid w:val="00B00B83"/>
    <w:rsid w:val="00B00D9F"/>
    <w:rsid w:val="00B01664"/>
    <w:rsid w:val="00B01A28"/>
    <w:rsid w:val="00B02CC4"/>
    <w:rsid w:val="00B04222"/>
    <w:rsid w:val="00B0433F"/>
    <w:rsid w:val="00B0495E"/>
    <w:rsid w:val="00B04E1F"/>
    <w:rsid w:val="00B05009"/>
    <w:rsid w:val="00B05B4A"/>
    <w:rsid w:val="00B07584"/>
    <w:rsid w:val="00B076BF"/>
    <w:rsid w:val="00B1177A"/>
    <w:rsid w:val="00B11853"/>
    <w:rsid w:val="00B1195C"/>
    <w:rsid w:val="00B125B6"/>
    <w:rsid w:val="00B1392F"/>
    <w:rsid w:val="00B13B3E"/>
    <w:rsid w:val="00B14DCA"/>
    <w:rsid w:val="00B150AA"/>
    <w:rsid w:val="00B15995"/>
    <w:rsid w:val="00B16490"/>
    <w:rsid w:val="00B1667E"/>
    <w:rsid w:val="00B16C0C"/>
    <w:rsid w:val="00B1720B"/>
    <w:rsid w:val="00B201BA"/>
    <w:rsid w:val="00B20F36"/>
    <w:rsid w:val="00B21B3E"/>
    <w:rsid w:val="00B22921"/>
    <w:rsid w:val="00B22AAF"/>
    <w:rsid w:val="00B22FDF"/>
    <w:rsid w:val="00B24089"/>
    <w:rsid w:val="00B24A02"/>
    <w:rsid w:val="00B26D6C"/>
    <w:rsid w:val="00B27197"/>
    <w:rsid w:val="00B27F68"/>
    <w:rsid w:val="00B307F5"/>
    <w:rsid w:val="00B31879"/>
    <w:rsid w:val="00B31B48"/>
    <w:rsid w:val="00B3200E"/>
    <w:rsid w:val="00B33C05"/>
    <w:rsid w:val="00B347FB"/>
    <w:rsid w:val="00B3495D"/>
    <w:rsid w:val="00B350F6"/>
    <w:rsid w:val="00B358DA"/>
    <w:rsid w:val="00B36DE5"/>
    <w:rsid w:val="00B36F3D"/>
    <w:rsid w:val="00B37C8D"/>
    <w:rsid w:val="00B40237"/>
    <w:rsid w:val="00B41E80"/>
    <w:rsid w:val="00B41F0E"/>
    <w:rsid w:val="00B42568"/>
    <w:rsid w:val="00B42B4C"/>
    <w:rsid w:val="00B447DB"/>
    <w:rsid w:val="00B46FCD"/>
    <w:rsid w:val="00B47C7F"/>
    <w:rsid w:val="00B50FB7"/>
    <w:rsid w:val="00B51079"/>
    <w:rsid w:val="00B511B0"/>
    <w:rsid w:val="00B511DF"/>
    <w:rsid w:val="00B51A07"/>
    <w:rsid w:val="00B533F7"/>
    <w:rsid w:val="00B535AB"/>
    <w:rsid w:val="00B538DE"/>
    <w:rsid w:val="00B54821"/>
    <w:rsid w:val="00B5494D"/>
    <w:rsid w:val="00B54E27"/>
    <w:rsid w:val="00B5509A"/>
    <w:rsid w:val="00B55AEF"/>
    <w:rsid w:val="00B55CF7"/>
    <w:rsid w:val="00B55D23"/>
    <w:rsid w:val="00B568FC"/>
    <w:rsid w:val="00B56D08"/>
    <w:rsid w:val="00B577CD"/>
    <w:rsid w:val="00B60808"/>
    <w:rsid w:val="00B61C78"/>
    <w:rsid w:val="00B632CE"/>
    <w:rsid w:val="00B633A4"/>
    <w:rsid w:val="00B63B8D"/>
    <w:rsid w:val="00B64EF5"/>
    <w:rsid w:val="00B655DC"/>
    <w:rsid w:val="00B65D19"/>
    <w:rsid w:val="00B66042"/>
    <w:rsid w:val="00B6623C"/>
    <w:rsid w:val="00B665D6"/>
    <w:rsid w:val="00B67399"/>
    <w:rsid w:val="00B67B70"/>
    <w:rsid w:val="00B705C6"/>
    <w:rsid w:val="00B70A5F"/>
    <w:rsid w:val="00B72420"/>
    <w:rsid w:val="00B7439A"/>
    <w:rsid w:val="00B771E3"/>
    <w:rsid w:val="00B771F4"/>
    <w:rsid w:val="00B77863"/>
    <w:rsid w:val="00B77951"/>
    <w:rsid w:val="00B80880"/>
    <w:rsid w:val="00B80A61"/>
    <w:rsid w:val="00B80FDA"/>
    <w:rsid w:val="00B81B2D"/>
    <w:rsid w:val="00B81C16"/>
    <w:rsid w:val="00B81ECD"/>
    <w:rsid w:val="00B82196"/>
    <w:rsid w:val="00B8449C"/>
    <w:rsid w:val="00B856DE"/>
    <w:rsid w:val="00B85A63"/>
    <w:rsid w:val="00B87C4B"/>
    <w:rsid w:val="00B87EBC"/>
    <w:rsid w:val="00B90BAB"/>
    <w:rsid w:val="00B92ADB"/>
    <w:rsid w:val="00B92CA1"/>
    <w:rsid w:val="00B93574"/>
    <w:rsid w:val="00B935E6"/>
    <w:rsid w:val="00B93FBD"/>
    <w:rsid w:val="00B942B0"/>
    <w:rsid w:val="00B9466C"/>
    <w:rsid w:val="00B94D67"/>
    <w:rsid w:val="00B9506A"/>
    <w:rsid w:val="00B95864"/>
    <w:rsid w:val="00B95F5E"/>
    <w:rsid w:val="00B9675C"/>
    <w:rsid w:val="00B96B69"/>
    <w:rsid w:val="00BA1E66"/>
    <w:rsid w:val="00BA3308"/>
    <w:rsid w:val="00BA4B60"/>
    <w:rsid w:val="00BA65BF"/>
    <w:rsid w:val="00BA739A"/>
    <w:rsid w:val="00BA7629"/>
    <w:rsid w:val="00BA7B9B"/>
    <w:rsid w:val="00BA7FF2"/>
    <w:rsid w:val="00BB006E"/>
    <w:rsid w:val="00BB04C3"/>
    <w:rsid w:val="00BB061B"/>
    <w:rsid w:val="00BB0B73"/>
    <w:rsid w:val="00BB0FF2"/>
    <w:rsid w:val="00BB1637"/>
    <w:rsid w:val="00BB1804"/>
    <w:rsid w:val="00BB23E7"/>
    <w:rsid w:val="00BB3258"/>
    <w:rsid w:val="00BB39C3"/>
    <w:rsid w:val="00BB3A0D"/>
    <w:rsid w:val="00BB3BC8"/>
    <w:rsid w:val="00BB3E4D"/>
    <w:rsid w:val="00BB4E8D"/>
    <w:rsid w:val="00BB560F"/>
    <w:rsid w:val="00BB5ADE"/>
    <w:rsid w:val="00BB6101"/>
    <w:rsid w:val="00BB6AE6"/>
    <w:rsid w:val="00BB6F20"/>
    <w:rsid w:val="00BB7189"/>
    <w:rsid w:val="00BC0926"/>
    <w:rsid w:val="00BC2B96"/>
    <w:rsid w:val="00BC2F49"/>
    <w:rsid w:val="00BC53A1"/>
    <w:rsid w:val="00BC5BFB"/>
    <w:rsid w:val="00BC6273"/>
    <w:rsid w:val="00BD0377"/>
    <w:rsid w:val="00BD20D7"/>
    <w:rsid w:val="00BD24EF"/>
    <w:rsid w:val="00BD3C8A"/>
    <w:rsid w:val="00BD5DF5"/>
    <w:rsid w:val="00BD64B9"/>
    <w:rsid w:val="00BD704C"/>
    <w:rsid w:val="00BD7C80"/>
    <w:rsid w:val="00BE0016"/>
    <w:rsid w:val="00BE0790"/>
    <w:rsid w:val="00BE08BF"/>
    <w:rsid w:val="00BE18EB"/>
    <w:rsid w:val="00BE1B41"/>
    <w:rsid w:val="00BE3624"/>
    <w:rsid w:val="00BE4999"/>
    <w:rsid w:val="00BE5840"/>
    <w:rsid w:val="00BE620C"/>
    <w:rsid w:val="00BE635F"/>
    <w:rsid w:val="00BE65BC"/>
    <w:rsid w:val="00BE6815"/>
    <w:rsid w:val="00BE7499"/>
    <w:rsid w:val="00BE76F0"/>
    <w:rsid w:val="00BF0C10"/>
    <w:rsid w:val="00BF2524"/>
    <w:rsid w:val="00BF27BE"/>
    <w:rsid w:val="00BF3ABB"/>
    <w:rsid w:val="00BF4465"/>
    <w:rsid w:val="00BF4677"/>
    <w:rsid w:val="00BF50E0"/>
    <w:rsid w:val="00BF5900"/>
    <w:rsid w:val="00BF5E64"/>
    <w:rsid w:val="00BF6BD5"/>
    <w:rsid w:val="00BF7430"/>
    <w:rsid w:val="00C00485"/>
    <w:rsid w:val="00C007CE"/>
    <w:rsid w:val="00C027A5"/>
    <w:rsid w:val="00C028C5"/>
    <w:rsid w:val="00C02F1D"/>
    <w:rsid w:val="00C03656"/>
    <w:rsid w:val="00C0443F"/>
    <w:rsid w:val="00C04B80"/>
    <w:rsid w:val="00C067EB"/>
    <w:rsid w:val="00C06D36"/>
    <w:rsid w:val="00C073CB"/>
    <w:rsid w:val="00C073D0"/>
    <w:rsid w:val="00C0764F"/>
    <w:rsid w:val="00C07CB0"/>
    <w:rsid w:val="00C10884"/>
    <w:rsid w:val="00C10AB6"/>
    <w:rsid w:val="00C122CD"/>
    <w:rsid w:val="00C12BC7"/>
    <w:rsid w:val="00C13AE4"/>
    <w:rsid w:val="00C14BEC"/>
    <w:rsid w:val="00C15AE5"/>
    <w:rsid w:val="00C16342"/>
    <w:rsid w:val="00C16A90"/>
    <w:rsid w:val="00C20544"/>
    <w:rsid w:val="00C20878"/>
    <w:rsid w:val="00C22725"/>
    <w:rsid w:val="00C22A59"/>
    <w:rsid w:val="00C23344"/>
    <w:rsid w:val="00C233CD"/>
    <w:rsid w:val="00C240AF"/>
    <w:rsid w:val="00C24DDF"/>
    <w:rsid w:val="00C25712"/>
    <w:rsid w:val="00C2614E"/>
    <w:rsid w:val="00C3080A"/>
    <w:rsid w:val="00C3120A"/>
    <w:rsid w:val="00C343AB"/>
    <w:rsid w:val="00C34829"/>
    <w:rsid w:val="00C34C0F"/>
    <w:rsid w:val="00C34C66"/>
    <w:rsid w:val="00C35ADE"/>
    <w:rsid w:val="00C35E48"/>
    <w:rsid w:val="00C3735E"/>
    <w:rsid w:val="00C3754D"/>
    <w:rsid w:val="00C37AC7"/>
    <w:rsid w:val="00C4158B"/>
    <w:rsid w:val="00C44426"/>
    <w:rsid w:val="00C45C4A"/>
    <w:rsid w:val="00C45D13"/>
    <w:rsid w:val="00C46071"/>
    <w:rsid w:val="00C472DB"/>
    <w:rsid w:val="00C5065A"/>
    <w:rsid w:val="00C5111F"/>
    <w:rsid w:val="00C55F7B"/>
    <w:rsid w:val="00C5681A"/>
    <w:rsid w:val="00C57E5E"/>
    <w:rsid w:val="00C57E8F"/>
    <w:rsid w:val="00C61535"/>
    <w:rsid w:val="00C61B7C"/>
    <w:rsid w:val="00C620B0"/>
    <w:rsid w:val="00C6223F"/>
    <w:rsid w:val="00C624C0"/>
    <w:rsid w:val="00C62AD6"/>
    <w:rsid w:val="00C62BA8"/>
    <w:rsid w:val="00C62E77"/>
    <w:rsid w:val="00C6502F"/>
    <w:rsid w:val="00C663A7"/>
    <w:rsid w:val="00C667EA"/>
    <w:rsid w:val="00C70C73"/>
    <w:rsid w:val="00C7125A"/>
    <w:rsid w:val="00C72521"/>
    <w:rsid w:val="00C739BB"/>
    <w:rsid w:val="00C73A95"/>
    <w:rsid w:val="00C73FD2"/>
    <w:rsid w:val="00C74B2D"/>
    <w:rsid w:val="00C74FC3"/>
    <w:rsid w:val="00C7548F"/>
    <w:rsid w:val="00C75AF6"/>
    <w:rsid w:val="00C76557"/>
    <w:rsid w:val="00C76593"/>
    <w:rsid w:val="00C77872"/>
    <w:rsid w:val="00C800E8"/>
    <w:rsid w:val="00C81EB6"/>
    <w:rsid w:val="00C826F1"/>
    <w:rsid w:val="00C82B1D"/>
    <w:rsid w:val="00C840B2"/>
    <w:rsid w:val="00C85633"/>
    <w:rsid w:val="00C862B2"/>
    <w:rsid w:val="00C8640B"/>
    <w:rsid w:val="00C87217"/>
    <w:rsid w:val="00C873D2"/>
    <w:rsid w:val="00C878A6"/>
    <w:rsid w:val="00C90DAB"/>
    <w:rsid w:val="00C91886"/>
    <w:rsid w:val="00C93F1C"/>
    <w:rsid w:val="00C9426C"/>
    <w:rsid w:val="00C955BD"/>
    <w:rsid w:val="00C955D2"/>
    <w:rsid w:val="00C9586D"/>
    <w:rsid w:val="00CA038D"/>
    <w:rsid w:val="00CA10B4"/>
    <w:rsid w:val="00CA16BF"/>
    <w:rsid w:val="00CA1849"/>
    <w:rsid w:val="00CA220D"/>
    <w:rsid w:val="00CA430F"/>
    <w:rsid w:val="00CA5598"/>
    <w:rsid w:val="00CA58A2"/>
    <w:rsid w:val="00CA6BEC"/>
    <w:rsid w:val="00CA7C66"/>
    <w:rsid w:val="00CA7C6F"/>
    <w:rsid w:val="00CB0A5E"/>
    <w:rsid w:val="00CB1901"/>
    <w:rsid w:val="00CB1975"/>
    <w:rsid w:val="00CB1CE1"/>
    <w:rsid w:val="00CB25A2"/>
    <w:rsid w:val="00CB3946"/>
    <w:rsid w:val="00CB3C53"/>
    <w:rsid w:val="00CB4EA2"/>
    <w:rsid w:val="00CB5A52"/>
    <w:rsid w:val="00CB5AF0"/>
    <w:rsid w:val="00CB5DC4"/>
    <w:rsid w:val="00CB6EF8"/>
    <w:rsid w:val="00CB71E8"/>
    <w:rsid w:val="00CB7367"/>
    <w:rsid w:val="00CC0487"/>
    <w:rsid w:val="00CC2077"/>
    <w:rsid w:val="00CC27A7"/>
    <w:rsid w:val="00CC28E5"/>
    <w:rsid w:val="00CC3C74"/>
    <w:rsid w:val="00CC4969"/>
    <w:rsid w:val="00CC4EF4"/>
    <w:rsid w:val="00CC5584"/>
    <w:rsid w:val="00CC5958"/>
    <w:rsid w:val="00CC718F"/>
    <w:rsid w:val="00CC7D3D"/>
    <w:rsid w:val="00CD088A"/>
    <w:rsid w:val="00CD1284"/>
    <w:rsid w:val="00CD168F"/>
    <w:rsid w:val="00CD440D"/>
    <w:rsid w:val="00CD4475"/>
    <w:rsid w:val="00CD44D0"/>
    <w:rsid w:val="00CD5159"/>
    <w:rsid w:val="00CD5495"/>
    <w:rsid w:val="00CD605F"/>
    <w:rsid w:val="00CD68C9"/>
    <w:rsid w:val="00CD6C1C"/>
    <w:rsid w:val="00CD6F05"/>
    <w:rsid w:val="00CD717F"/>
    <w:rsid w:val="00CD7180"/>
    <w:rsid w:val="00CD719A"/>
    <w:rsid w:val="00CE05A1"/>
    <w:rsid w:val="00CE19C0"/>
    <w:rsid w:val="00CE20B3"/>
    <w:rsid w:val="00CE3083"/>
    <w:rsid w:val="00CE3384"/>
    <w:rsid w:val="00CE3B57"/>
    <w:rsid w:val="00CE4845"/>
    <w:rsid w:val="00CE4E95"/>
    <w:rsid w:val="00CE61EC"/>
    <w:rsid w:val="00CE6D71"/>
    <w:rsid w:val="00CE70A4"/>
    <w:rsid w:val="00CE71F4"/>
    <w:rsid w:val="00CE7A47"/>
    <w:rsid w:val="00CF10C3"/>
    <w:rsid w:val="00CF20F2"/>
    <w:rsid w:val="00CF3B20"/>
    <w:rsid w:val="00CF3DEE"/>
    <w:rsid w:val="00CF429A"/>
    <w:rsid w:val="00CF5194"/>
    <w:rsid w:val="00CF54FF"/>
    <w:rsid w:val="00CF6DA0"/>
    <w:rsid w:val="00D00F6D"/>
    <w:rsid w:val="00D01821"/>
    <w:rsid w:val="00D035D0"/>
    <w:rsid w:val="00D04FA6"/>
    <w:rsid w:val="00D04FD9"/>
    <w:rsid w:val="00D05307"/>
    <w:rsid w:val="00D070BF"/>
    <w:rsid w:val="00D107C0"/>
    <w:rsid w:val="00D10F68"/>
    <w:rsid w:val="00D11032"/>
    <w:rsid w:val="00D128BD"/>
    <w:rsid w:val="00D13246"/>
    <w:rsid w:val="00D13B38"/>
    <w:rsid w:val="00D1419A"/>
    <w:rsid w:val="00D143A7"/>
    <w:rsid w:val="00D14541"/>
    <w:rsid w:val="00D145EB"/>
    <w:rsid w:val="00D14BCE"/>
    <w:rsid w:val="00D14E85"/>
    <w:rsid w:val="00D14FBE"/>
    <w:rsid w:val="00D16355"/>
    <w:rsid w:val="00D164A9"/>
    <w:rsid w:val="00D16A53"/>
    <w:rsid w:val="00D16E04"/>
    <w:rsid w:val="00D171BF"/>
    <w:rsid w:val="00D17208"/>
    <w:rsid w:val="00D17B4E"/>
    <w:rsid w:val="00D208E7"/>
    <w:rsid w:val="00D220FC"/>
    <w:rsid w:val="00D22971"/>
    <w:rsid w:val="00D22FF5"/>
    <w:rsid w:val="00D242B3"/>
    <w:rsid w:val="00D2434C"/>
    <w:rsid w:val="00D24AC3"/>
    <w:rsid w:val="00D25739"/>
    <w:rsid w:val="00D25885"/>
    <w:rsid w:val="00D26DDD"/>
    <w:rsid w:val="00D279DE"/>
    <w:rsid w:val="00D3069F"/>
    <w:rsid w:val="00D30B2E"/>
    <w:rsid w:val="00D31277"/>
    <w:rsid w:val="00D31CF6"/>
    <w:rsid w:val="00D326A9"/>
    <w:rsid w:val="00D33074"/>
    <w:rsid w:val="00D336A9"/>
    <w:rsid w:val="00D3387B"/>
    <w:rsid w:val="00D35469"/>
    <w:rsid w:val="00D36996"/>
    <w:rsid w:val="00D369CB"/>
    <w:rsid w:val="00D37284"/>
    <w:rsid w:val="00D3780E"/>
    <w:rsid w:val="00D378D6"/>
    <w:rsid w:val="00D40D57"/>
    <w:rsid w:val="00D412B6"/>
    <w:rsid w:val="00D41D84"/>
    <w:rsid w:val="00D42291"/>
    <w:rsid w:val="00D4288A"/>
    <w:rsid w:val="00D42A66"/>
    <w:rsid w:val="00D439F6"/>
    <w:rsid w:val="00D446DF"/>
    <w:rsid w:val="00D45307"/>
    <w:rsid w:val="00D45AA7"/>
    <w:rsid w:val="00D473AC"/>
    <w:rsid w:val="00D474E6"/>
    <w:rsid w:val="00D505DB"/>
    <w:rsid w:val="00D50E4F"/>
    <w:rsid w:val="00D51E4E"/>
    <w:rsid w:val="00D52E0E"/>
    <w:rsid w:val="00D52E70"/>
    <w:rsid w:val="00D52ED7"/>
    <w:rsid w:val="00D52F38"/>
    <w:rsid w:val="00D53B05"/>
    <w:rsid w:val="00D5518A"/>
    <w:rsid w:val="00D55333"/>
    <w:rsid w:val="00D56199"/>
    <w:rsid w:val="00D568E9"/>
    <w:rsid w:val="00D569D6"/>
    <w:rsid w:val="00D56EDE"/>
    <w:rsid w:val="00D5729A"/>
    <w:rsid w:val="00D60217"/>
    <w:rsid w:val="00D60949"/>
    <w:rsid w:val="00D60A89"/>
    <w:rsid w:val="00D621D7"/>
    <w:rsid w:val="00D628D1"/>
    <w:rsid w:val="00D62D9B"/>
    <w:rsid w:val="00D63628"/>
    <w:rsid w:val="00D640D6"/>
    <w:rsid w:val="00D64ABF"/>
    <w:rsid w:val="00D651C3"/>
    <w:rsid w:val="00D65911"/>
    <w:rsid w:val="00D66150"/>
    <w:rsid w:val="00D66D9E"/>
    <w:rsid w:val="00D66E18"/>
    <w:rsid w:val="00D67B36"/>
    <w:rsid w:val="00D67E3E"/>
    <w:rsid w:val="00D70830"/>
    <w:rsid w:val="00D708DB"/>
    <w:rsid w:val="00D70C97"/>
    <w:rsid w:val="00D722BC"/>
    <w:rsid w:val="00D73586"/>
    <w:rsid w:val="00D735FD"/>
    <w:rsid w:val="00D74048"/>
    <w:rsid w:val="00D75E9B"/>
    <w:rsid w:val="00D763F7"/>
    <w:rsid w:val="00D76801"/>
    <w:rsid w:val="00D82903"/>
    <w:rsid w:val="00D841C8"/>
    <w:rsid w:val="00D847B3"/>
    <w:rsid w:val="00D85BDD"/>
    <w:rsid w:val="00D874F6"/>
    <w:rsid w:val="00D90773"/>
    <w:rsid w:val="00D919DA"/>
    <w:rsid w:val="00D91BB3"/>
    <w:rsid w:val="00D91F99"/>
    <w:rsid w:val="00D93D7F"/>
    <w:rsid w:val="00D94BAE"/>
    <w:rsid w:val="00D9515E"/>
    <w:rsid w:val="00DA0370"/>
    <w:rsid w:val="00DA05AC"/>
    <w:rsid w:val="00DA078F"/>
    <w:rsid w:val="00DA13D6"/>
    <w:rsid w:val="00DA2592"/>
    <w:rsid w:val="00DA4080"/>
    <w:rsid w:val="00DA5CEC"/>
    <w:rsid w:val="00DA61E2"/>
    <w:rsid w:val="00DA7772"/>
    <w:rsid w:val="00DB1131"/>
    <w:rsid w:val="00DB40EC"/>
    <w:rsid w:val="00DB5794"/>
    <w:rsid w:val="00DC0035"/>
    <w:rsid w:val="00DC0119"/>
    <w:rsid w:val="00DC0399"/>
    <w:rsid w:val="00DC14A0"/>
    <w:rsid w:val="00DC215A"/>
    <w:rsid w:val="00DC2263"/>
    <w:rsid w:val="00DC256B"/>
    <w:rsid w:val="00DC2C99"/>
    <w:rsid w:val="00DC3390"/>
    <w:rsid w:val="00DC3CE7"/>
    <w:rsid w:val="00DC44ED"/>
    <w:rsid w:val="00DC652A"/>
    <w:rsid w:val="00DC75FC"/>
    <w:rsid w:val="00DC7FF0"/>
    <w:rsid w:val="00DD2F73"/>
    <w:rsid w:val="00DD44AF"/>
    <w:rsid w:val="00DD4EAE"/>
    <w:rsid w:val="00DD5240"/>
    <w:rsid w:val="00DD537C"/>
    <w:rsid w:val="00DD55F9"/>
    <w:rsid w:val="00DD6712"/>
    <w:rsid w:val="00DE05D9"/>
    <w:rsid w:val="00DE09C3"/>
    <w:rsid w:val="00DE0B5C"/>
    <w:rsid w:val="00DE1048"/>
    <w:rsid w:val="00DE14EB"/>
    <w:rsid w:val="00DE2009"/>
    <w:rsid w:val="00DE25A2"/>
    <w:rsid w:val="00DE2719"/>
    <w:rsid w:val="00DE3885"/>
    <w:rsid w:val="00DE423B"/>
    <w:rsid w:val="00DE4D56"/>
    <w:rsid w:val="00DE52D5"/>
    <w:rsid w:val="00DE5711"/>
    <w:rsid w:val="00DE5D2B"/>
    <w:rsid w:val="00DF00D7"/>
    <w:rsid w:val="00DF13E3"/>
    <w:rsid w:val="00DF1533"/>
    <w:rsid w:val="00DF163D"/>
    <w:rsid w:val="00DF2E2D"/>
    <w:rsid w:val="00DF3F40"/>
    <w:rsid w:val="00DF4C6C"/>
    <w:rsid w:val="00DF55A4"/>
    <w:rsid w:val="00DF595A"/>
    <w:rsid w:val="00DF5D7B"/>
    <w:rsid w:val="00DF78F4"/>
    <w:rsid w:val="00E0013D"/>
    <w:rsid w:val="00E00DC1"/>
    <w:rsid w:val="00E01217"/>
    <w:rsid w:val="00E02261"/>
    <w:rsid w:val="00E04814"/>
    <w:rsid w:val="00E04F1E"/>
    <w:rsid w:val="00E062E4"/>
    <w:rsid w:val="00E0648D"/>
    <w:rsid w:val="00E06C1F"/>
    <w:rsid w:val="00E1105F"/>
    <w:rsid w:val="00E134D4"/>
    <w:rsid w:val="00E13A25"/>
    <w:rsid w:val="00E1588F"/>
    <w:rsid w:val="00E15E1C"/>
    <w:rsid w:val="00E1638D"/>
    <w:rsid w:val="00E16FDE"/>
    <w:rsid w:val="00E2001B"/>
    <w:rsid w:val="00E2071D"/>
    <w:rsid w:val="00E220FC"/>
    <w:rsid w:val="00E22DE9"/>
    <w:rsid w:val="00E24333"/>
    <w:rsid w:val="00E24571"/>
    <w:rsid w:val="00E24DB7"/>
    <w:rsid w:val="00E25B08"/>
    <w:rsid w:val="00E26547"/>
    <w:rsid w:val="00E27412"/>
    <w:rsid w:val="00E2767A"/>
    <w:rsid w:val="00E31234"/>
    <w:rsid w:val="00E31359"/>
    <w:rsid w:val="00E32468"/>
    <w:rsid w:val="00E3280E"/>
    <w:rsid w:val="00E32871"/>
    <w:rsid w:val="00E33280"/>
    <w:rsid w:val="00E33308"/>
    <w:rsid w:val="00E333E2"/>
    <w:rsid w:val="00E33858"/>
    <w:rsid w:val="00E34EE1"/>
    <w:rsid w:val="00E35022"/>
    <w:rsid w:val="00E352DF"/>
    <w:rsid w:val="00E374A1"/>
    <w:rsid w:val="00E37584"/>
    <w:rsid w:val="00E406D3"/>
    <w:rsid w:val="00E40E2E"/>
    <w:rsid w:val="00E41ACB"/>
    <w:rsid w:val="00E42FB7"/>
    <w:rsid w:val="00E4312D"/>
    <w:rsid w:val="00E44B46"/>
    <w:rsid w:val="00E45410"/>
    <w:rsid w:val="00E463D4"/>
    <w:rsid w:val="00E46E69"/>
    <w:rsid w:val="00E50296"/>
    <w:rsid w:val="00E517C0"/>
    <w:rsid w:val="00E5280B"/>
    <w:rsid w:val="00E53739"/>
    <w:rsid w:val="00E53A76"/>
    <w:rsid w:val="00E53F92"/>
    <w:rsid w:val="00E54BCE"/>
    <w:rsid w:val="00E555DE"/>
    <w:rsid w:val="00E55671"/>
    <w:rsid w:val="00E55732"/>
    <w:rsid w:val="00E55DDF"/>
    <w:rsid w:val="00E568B2"/>
    <w:rsid w:val="00E57923"/>
    <w:rsid w:val="00E57B3A"/>
    <w:rsid w:val="00E57C6D"/>
    <w:rsid w:val="00E603B8"/>
    <w:rsid w:val="00E60408"/>
    <w:rsid w:val="00E61345"/>
    <w:rsid w:val="00E6270D"/>
    <w:rsid w:val="00E641A9"/>
    <w:rsid w:val="00E646DF"/>
    <w:rsid w:val="00E64C49"/>
    <w:rsid w:val="00E6567D"/>
    <w:rsid w:val="00E656F1"/>
    <w:rsid w:val="00E65F46"/>
    <w:rsid w:val="00E70F8B"/>
    <w:rsid w:val="00E71C9E"/>
    <w:rsid w:val="00E75EE7"/>
    <w:rsid w:val="00E76BB2"/>
    <w:rsid w:val="00E76DB7"/>
    <w:rsid w:val="00E76EB1"/>
    <w:rsid w:val="00E770D0"/>
    <w:rsid w:val="00E779D1"/>
    <w:rsid w:val="00E80689"/>
    <w:rsid w:val="00E808D8"/>
    <w:rsid w:val="00E830F7"/>
    <w:rsid w:val="00E83714"/>
    <w:rsid w:val="00E84115"/>
    <w:rsid w:val="00E84505"/>
    <w:rsid w:val="00E847BA"/>
    <w:rsid w:val="00E851C0"/>
    <w:rsid w:val="00E851D1"/>
    <w:rsid w:val="00E85624"/>
    <w:rsid w:val="00E85ACE"/>
    <w:rsid w:val="00E85D0D"/>
    <w:rsid w:val="00E8612C"/>
    <w:rsid w:val="00E87802"/>
    <w:rsid w:val="00E90F4B"/>
    <w:rsid w:val="00E91953"/>
    <w:rsid w:val="00E92012"/>
    <w:rsid w:val="00E9220D"/>
    <w:rsid w:val="00E92543"/>
    <w:rsid w:val="00E9375F"/>
    <w:rsid w:val="00E93AAD"/>
    <w:rsid w:val="00E95D45"/>
    <w:rsid w:val="00E961F8"/>
    <w:rsid w:val="00E96F5E"/>
    <w:rsid w:val="00EA0C58"/>
    <w:rsid w:val="00EA0D16"/>
    <w:rsid w:val="00EA1891"/>
    <w:rsid w:val="00EA20BA"/>
    <w:rsid w:val="00EA2C87"/>
    <w:rsid w:val="00EA42B4"/>
    <w:rsid w:val="00EA4D0D"/>
    <w:rsid w:val="00EA5625"/>
    <w:rsid w:val="00EA61A5"/>
    <w:rsid w:val="00EA6E16"/>
    <w:rsid w:val="00EB0447"/>
    <w:rsid w:val="00EB1705"/>
    <w:rsid w:val="00EB189B"/>
    <w:rsid w:val="00EB1FAB"/>
    <w:rsid w:val="00EB2890"/>
    <w:rsid w:val="00EB317B"/>
    <w:rsid w:val="00EB3BDA"/>
    <w:rsid w:val="00EB5804"/>
    <w:rsid w:val="00EB6AC1"/>
    <w:rsid w:val="00EB6F61"/>
    <w:rsid w:val="00EB7709"/>
    <w:rsid w:val="00EC0EC1"/>
    <w:rsid w:val="00EC1C27"/>
    <w:rsid w:val="00EC21B1"/>
    <w:rsid w:val="00EC2CF3"/>
    <w:rsid w:val="00EC2F7A"/>
    <w:rsid w:val="00EC502F"/>
    <w:rsid w:val="00EC65B1"/>
    <w:rsid w:val="00EC6EF6"/>
    <w:rsid w:val="00EC7171"/>
    <w:rsid w:val="00EC72AD"/>
    <w:rsid w:val="00ED074D"/>
    <w:rsid w:val="00ED19A9"/>
    <w:rsid w:val="00ED2239"/>
    <w:rsid w:val="00ED3C0C"/>
    <w:rsid w:val="00ED5EE1"/>
    <w:rsid w:val="00ED72B2"/>
    <w:rsid w:val="00EE0583"/>
    <w:rsid w:val="00EE1203"/>
    <w:rsid w:val="00EE18CC"/>
    <w:rsid w:val="00EE1977"/>
    <w:rsid w:val="00EE19DD"/>
    <w:rsid w:val="00EE25A3"/>
    <w:rsid w:val="00EE39B8"/>
    <w:rsid w:val="00EE4203"/>
    <w:rsid w:val="00EE4992"/>
    <w:rsid w:val="00EE57B0"/>
    <w:rsid w:val="00EE6CE1"/>
    <w:rsid w:val="00EE7085"/>
    <w:rsid w:val="00EF003D"/>
    <w:rsid w:val="00EF0451"/>
    <w:rsid w:val="00EF1509"/>
    <w:rsid w:val="00EF29D7"/>
    <w:rsid w:val="00EF2A11"/>
    <w:rsid w:val="00EF365B"/>
    <w:rsid w:val="00EF38AB"/>
    <w:rsid w:val="00EF4098"/>
    <w:rsid w:val="00EF4DFE"/>
    <w:rsid w:val="00EF54E5"/>
    <w:rsid w:val="00EF61B5"/>
    <w:rsid w:val="00EF749B"/>
    <w:rsid w:val="00F00E7F"/>
    <w:rsid w:val="00F01332"/>
    <w:rsid w:val="00F014F1"/>
    <w:rsid w:val="00F01512"/>
    <w:rsid w:val="00F01725"/>
    <w:rsid w:val="00F02F33"/>
    <w:rsid w:val="00F02F68"/>
    <w:rsid w:val="00F03BD0"/>
    <w:rsid w:val="00F042CA"/>
    <w:rsid w:val="00F04D9E"/>
    <w:rsid w:val="00F05B09"/>
    <w:rsid w:val="00F11875"/>
    <w:rsid w:val="00F11CB1"/>
    <w:rsid w:val="00F1242B"/>
    <w:rsid w:val="00F1284D"/>
    <w:rsid w:val="00F132E3"/>
    <w:rsid w:val="00F14CC8"/>
    <w:rsid w:val="00F150B8"/>
    <w:rsid w:val="00F167D8"/>
    <w:rsid w:val="00F16AC6"/>
    <w:rsid w:val="00F16B90"/>
    <w:rsid w:val="00F17D12"/>
    <w:rsid w:val="00F20EC4"/>
    <w:rsid w:val="00F2143D"/>
    <w:rsid w:val="00F217F1"/>
    <w:rsid w:val="00F22303"/>
    <w:rsid w:val="00F22315"/>
    <w:rsid w:val="00F22FE8"/>
    <w:rsid w:val="00F23195"/>
    <w:rsid w:val="00F23DFE"/>
    <w:rsid w:val="00F24012"/>
    <w:rsid w:val="00F24EA0"/>
    <w:rsid w:val="00F26ECE"/>
    <w:rsid w:val="00F3100A"/>
    <w:rsid w:val="00F325B6"/>
    <w:rsid w:val="00F32A98"/>
    <w:rsid w:val="00F32D73"/>
    <w:rsid w:val="00F33031"/>
    <w:rsid w:val="00F331A9"/>
    <w:rsid w:val="00F331BB"/>
    <w:rsid w:val="00F34F05"/>
    <w:rsid w:val="00F36735"/>
    <w:rsid w:val="00F36E7C"/>
    <w:rsid w:val="00F4048F"/>
    <w:rsid w:val="00F40B89"/>
    <w:rsid w:val="00F421E6"/>
    <w:rsid w:val="00F4263B"/>
    <w:rsid w:val="00F42BCB"/>
    <w:rsid w:val="00F438F2"/>
    <w:rsid w:val="00F439E5"/>
    <w:rsid w:val="00F44B62"/>
    <w:rsid w:val="00F44E89"/>
    <w:rsid w:val="00F45492"/>
    <w:rsid w:val="00F46FDF"/>
    <w:rsid w:val="00F47136"/>
    <w:rsid w:val="00F50F3C"/>
    <w:rsid w:val="00F5149A"/>
    <w:rsid w:val="00F5238F"/>
    <w:rsid w:val="00F527DF"/>
    <w:rsid w:val="00F52AE7"/>
    <w:rsid w:val="00F5429B"/>
    <w:rsid w:val="00F5617E"/>
    <w:rsid w:val="00F579FB"/>
    <w:rsid w:val="00F57B72"/>
    <w:rsid w:val="00F62F2B"/>
    <w:rsid w:val="00F64613"/>
    <w:rsid w:val="00F64A98"/>
    <w:rsid w:val="00F65727"/>
    <w:rsid w:val="00F668CE"/>
    <w:rsid w:val="00F7079A"/>
    <w:rsid w:val="00F70F66"/>
    <w:rsid w:val="00F711C0"/>
    <w:rsid w:val="00F719C5"/>
    <w:rsid w:val="00F71DDD"/>
    <w:rsid w:val="00F721A7"/>
    <w:rsid w:val="00F730A7"/>
    <w:rsid w:val="00F7335D"/>
    <w:rsid w:val="00F7341A"/>
    <w:rsid w:val="00F7353E"/>
    <w:rsid w:val="00F74CB7"/>
    <w:rsid w:val="00F74E47"/>
    <w:rsid w:val="00F760FE"/>
    <w:rsid w:val="00F76C97"/>
    <w:rsid w:val="00F80910"/>
    <w:rsid w:val="00F82E82"/>
    <w:rsid w:val="00F84A68"/>
    <w:rsid w:val="00F857D6"/>
    <w:rsid w:val="00F87364"/>
    <w:rsid w:val="00F87E52"/>
    <w:rsid w:val="00F9028D"/>
    <w:rsid w:val="00F902AB"/>
    <w:rsid w:val="00F9127C"/>
    <w:rsid w:val="00F92C5D"/>
    <w:rsid w:val="00F92CFC"/>
    <w:rsid w:val="00F931DA"/>
    <w:rsid w:val="00F94897"/>
    <w:rsid w:val="00F955F7"/>
    <w:rsid w:val="00F95D6F"/>
    <w:rsid w:val="00F96C23"/>
    <w:rsid w:val="00F970D6"/>
    <w:rsid w:val="00F9759E"/>
    <w:rsid w:val="00FA05BD"/>
    <w:rsid w:val="00FA0727"/>
    <w:rsid w:val="00FA07DE"/>
    <w:rsid w:val="00FA0D44"/>
    <w:rsid w:val="00FA130E"/>
    <w:rsid w:val="00FA2377"/>
    <w:rsid w:val="00FA2A3C"/>
    <w:rsid w:val="00FA2E64"/>
    <w:rsid w:val="00FA3C11"/>
    <w:rsid w:val="00FA3FF5"/>
    <w:rsid w:val="00FA4F44"/>
    <w:rsid w:val="00FA6115"/>
    <w:rsid w:val="00FA678E"/>
    <w:rsid w:val="00FA7233"/>
    <w:rsid w:val="00FA75A5"/>
    <w:rsid w:val="00FB1434"/>
    <w:rsid w:val="00FB2760"/>
    <w:rsid w:val="00FB2878"/>
    <w:rsid w:val="00FB2B12"/>
    <w:rsid w:val="00FB36FB"/>
    <w:rsid w:val="00FB37E8"/>
    <w:rsid w:val="00FB3B98"/>
    <w:rsid w:val="00FB3C21"/>
    <w:rsid w:val="00FB3E4A"/>
    <w:rsid w:val="00FB41EF"/>
    <w:rsid w:val="00FB4B68"/>
    <w:rsid w:val="00FB554F"/>
    <w:rsid w:val="00FB5ABA"/>
    <w:rsid w:val="00FB5FCD"/>
    <w:rsid w:val="00FB60B6"/>
    <w:rsid w:val="00FB6E99"/>
    <w:rsid w:val="00FB7DC0"/>
    <w:rsid w:val="00FB7F3F"/>
    <w:rsid w:val="00FC0396"/>
    <w:rsid w:val="00FC1AEC"/>
    <w:rsid w:val="00FC315B"/>
    <w:rsid w:val="00FC3444"/>
    <w:rsid w:val="00FC3E2E"/>
    <w:rsid w:val="00FC5497"/>
    <w:rsid w:val="00FC5543"/>
    <w:rsid w:val="00FC5D57"/>
    <w:rsid w:val="00FC6388"/>
    <w:rsid w:val="00FC67D8"/>
    <w:rsid w:val="00FC6E94"/>
    <w:rsid w:val="00FC6F4A"/>
    <w:rsid w:val="00FC7019"/>
    <w:rsid w:val="00FD07DC"/>
    <w:rsid w:val="00FD1A7D"/>
    <w:rsid w:val="00FD2CAC"/>
    <w:rsid w:val="00FD5D5D"/>
    <w:rsid w:val="00FD6AF7"/>
    <w:rsid w:val="00FD745A"/>
    <w:rsid w:val="00FE1847"/>
    <w:rsid w:val="00FE2DB6"/>
    <w:rsid w:val="00FE3E11"/>
    <w:rsid w:val="00FE4B24"/>
    <w:rsid w:val="00FE529D"/>
    <w:rsid w:val="00FE5B9C"/>
    <w:rsid w:val="00FE63E2"/>
    <w:rsid w:val="00FE7063"/>
    <w:rsid w:val="00FE709D"/>
    <w:rsid w:val="00FE738F"/>
    <w:rsid w:val="00FE7DEB"/>
    <w:rsid w:val="00FF0098"/>
    <w:rsid w:val="00FF058C"/>
    <w:rsid w:val="00FF0A51"/>
    <w:rsid w:val="00FF0BA3"/>
    <w:rsid w:val="00FF2333"/>
    <w:rsid w:val="00FF23B6"/>
    <w:rsid w:val="00FF2AF4"/>
    <w:rsid w:val="00FF326E"/>
    <w:rsid w:val="00FF3D25"/>
    <w:rsid w:val="00FF4291"/>
    <w:rsid w:val="00FF4617"/>
    <w:rsid w:val="00FF4C23"/>
    <w:rsid w:val="00FF6782"/>
    <w:rsid w:val="00FF6DFF"/>
    <w:rsid w:val="00FF7B38"/>
    <w:rsid w:val="00FF7DED"/>
    <w:rsid w:val="0101B017"/>
    <w:rsid w:val="0105B1F1"/>
    <w:rsid w:val="0148B340"/>
    <w:rsid w:val="02D6A4D0"/>
    <w:rsid w:val="02E43895"/>
    <w:rsid w:val="031B0C0A"/>
    <w:rsid w:val="03CCA77C"/>
    <w:rsid w:val="048297B1"/>
    <w:rsid w:val="04A1F02C"/>
    <w:rsid w:val="0559DB9D"/>
    <w:rsid w:val="05B2F88D"/>
    <w:rsid w:val="05B6D38E"/>
    <w:rsid w:val="05F8C30A"/>
    <w:rsid w:val="0628DC04"/>
    <w:rsid w:val="0771FCC8"/>
    <w:rsid w:val="07D82EA6"/>
    <w:rsid w:val="07F48D31"/>
    <w:rsid w:val="086B0112"/>
    <w:rsid w:val="089B817F"/>
    <w:rsid w:val="08BFE095"/>
    <w:rsid w:val="08CC310C"/>
    <w:rsid w:val="0932C1C2"/>
    <w:rsid w:val="096021A3"/>
    <w:rsid w:val="09916C30"/>
    <w:rsid w:val="09C6DE06"/>
    <w:rsid w:val="09F18739"/>
    <w:rsid w:val="0A1BB57B"/>
    <w:rsid w:val="0A281546"/>
    <w:rsid w:val="0A36189D"/>
    <w:rsid w:val="0AE28A0F"/>
    <w:rsid w:val="0B126F9A"/>
    <w:rsid w:val="0B8783F1"/>
    <w:rsid w:val="0B996D0F"/>
    <w:rsid w:val="0C0DD2A1"/>
    <w:rsid w:val="0C5BDB21"/>
    <w:rsid w:val="0D260B6C"/>
    <w:rsid w:val="0D7E67FA"/>
    <w:rsid w:val="0D92AC47"/>
    <w:rsid w:val="0E204D1E"/>
    <w:rsid w:val="0ED86553"/>
    <w:rsid w:val="0EE9C851"/>
    <w:rsid w:val="0F4BFB7F"/>
    <w:rsid w:val="0F52D037"/>
    <w:rsid w:val="0F92EDDB"/>
    <w:rsid w:val="0FAEF0C2"/>
    <w:rsid w:val="105C1132"/>
    <w:rsid w:val="107380E9"/>
    <w:rsid w:val="10BC5CFD"/>
    <w:rsid w:val="112EF235"/>
    <w:rsid w:val="119E4238"/>
    <w:rsid w:val="11C0D34F"/>
    <w:rsid w:val="11CD3491"/>
    <w:rsid w:val="120B2B3A"/>
    <w:rsid w:val="120D2DA8"/>
    <w:rsid w:val="121B8148"/>
    <w:rsid w:val="1288615C"/>
    <w:rsid w:val="139A2BC3"/>
    <w:rsid w:val="13EBC36B"/>
    <w:rsid w:val="13FDA716"/>
    <w:rsid w:val="1442712B"/>
    <w:rsid w:val="14BB37AE"/>
    <w:rsid w:val="15077E39"/>
    <w:rsid w:val="1519BD31"/>
    <w:rsid w:val="153F1E08"/>
    <w:rsid w:val="15A41F91"/>
    <w:rsid w:val="16211F34"/>
    <w:rsid w:val="1634D9B6"/>
    <w:rsid w:val="16D743FB"/>
    <w:rsid w:val="17420413"/>
    <w:rsid w:val="17EE2A9F"/>
    <w:rsid w:val="17F2E167"/>
    <w:rsid w:val="181555BC"/>
    <w:rsid w:val="18850E37"/>
    <w:rsid w:val="18D0EF30"/>
    <w:rsid w:val="1A9670EF"/>
    <w:rsid w:val="1AC74821"/>
    <w:rsid w:val="1B2765C2"/>
    <w:rsid w:val="1B3F4BC2"/>
    <w:rsid w:val="1B4FFD3D"/>
    <w:rsid w:val="1B9B27B1"/>
    <w:rsid w:val="1C4E2C56"/>
    <w:rsid w:val="1C7A0B8D"/>
    <w:rsid w:val="1D262AE9"/>
    <w:rsid w:val="1D555DD2"/>
    <w:rsid w:val="1D7F550D"/>
    <w:rsid w:val="1D9CCDB9"/>
    <w:rsid w:val="1DE92D28"/>
    <w:rsid w:val="1E140DCD"/>
    <w:rsid w:val="1EEC60C6"/>
    <w:rsid w:val="1F57B38B"/>
    <w:rsid w:val="2004AB56"/>
    <w:rsid w:val="202121DD"/>
    <w:rsid w:val="2077CA58"/>
    <w:rsid w:val="2098751D"/>
    <w:rsid w:val="20CB27C6"/>
    <w:rsid w:val="20F4ED95"/>
    <w:rsid w:val="2132FA5D"/>
    <w:rsid w:val="2136E750"/>
    <w:rsid w:val="216F221B"/>
    <w:rsid w:val="219BFA22"/>
    <w:rsid w:val="22DE10F3"/>
    <w:rsid w:val="2339CEBA"/>
    <w:rsid w:val="238564E1"/>
    <w:rsid w:val="2403EC5F"/>
    <w:rsid w:val="24574850"/>
    <w:rsid w:val="25630641"/>
    <w:rsid w:val="263698C7"/>
    <w:rsid w:val="265B4DD1"/>
    <w:rsid w:val="26B945B8"/>
    <w:rsid w:val="26CC50A8"/>
    <w:rsid w:val="26D0C4B7"/>
    <w:rsid w:val="275E4DF0"/>
    <w:rsid w:val="27A168FC"/>
    <w:rsid w:val="27C55A24"/>
    <w:rsid w:val="27EBD17E"/>
    <w:rsid w:val="27F04297"/>
    <w:rsid w:val="2806340D"/>
    <w:rsid w:val="28331F30"/>
    <w:rsid w:val="28A11EB1"/>
    <w:rsid w:val="28B5C1F9"/>
    <w:rsid w:val="28EEEB97"/>
    <w:rsid w:val="2914D59A"/>
    <w:rsid w:val="2A0DAB50"/>
    <w:rsid w:val="2B88F740"/>
    <w:rsid w:val="2C16DD5C"/>
    <w:rsid w:val="2C8FFEFE"/>
    <w:rsid w:val="2CA28E98"/>
    <w:rsid w:val="2CDF6081"/>
    <w:rsid w:val="2CF13171"/>
    <w:rsid w:val="2CF99746"/>
    <w:rsid w:val="2D074545"/>
    <w:rsid w:val="2D31C27C"/>
    <w:rsid w:val="2D3C5650"/>
    <w:rsid w:val="2D47995C"/>
    <w:rsid w:val="2DA01052"/>
    <w:rsid w:val="2DA0EAAA"/>
    <w:rsid w:val="2E025A03"/>
    <w:rsid w:val="2E12BF4C"/>
    <w:rsid w:val="2E7E67F8"/>
    <w:rsid w:val="2E8E452F"/>
    <w:rsid w:val="2F00FBAF"/>
    <w:rsid w:val="2F16BF7E"/>
    <w:rsid w:val="2F2A0FA6"/>
    <w:rsid w:val="2F6C78CB"/>
    <w:rsid w:val="2F80BFB2"/>
    <w:rsid w:val="303806E2"/>
    <w:rsid w:val="30E72398"/>
    <w:rsid w:val="31AD15EE"/>
    <w:rsid w:val="31C280DE"/>
    <w:rsid w:val="32233889"/>
    <w:rsid w:val="32471FEF"/>
    <w:rsid w:val="32871E07"/>
    <w:rsid w:val="328E7110"/>
    <w:rsid w:val="32BCF4DE"/>
    <w:rsid w:val="32EFD9DE"/>
    <w:rsid w:val="3319A445"/>
    <w:rsid w:val="333EC29D"/>
    <w:rsid w:val="340B509C"/>
    <w:rsid w:val="342B7C0B"/>
    <w:rsid w:val="34391731"/>
    <w:rsid w:val="34597B3A"/>
    <w:rsid w:val="3476112A"/>
    <w:rsid w:val="34799AD7"/>
    <w:rsid w:val="34B856E4"/>
    <w:rsid w:val="34BBEF0D"/>
    <w:rsid w:val="34CAA226"/>
    <w:rsid w:val="35058A54"/>
    <w:rsid w:val="353CE2CA"/>
    <w:rsid w:val="3595BFD3"/>
    <w:rsid w:val="35DD94AD"/>
    <w:rsid w:val="365D6397"/>
    <w:rsid w:val="3662BB94"/>
    <w:rsid w:val="38134BC7"/>
    <w:rsid w:val="390BA928"/>
    <w:rsid w:val="3943154F"/>
    <w:rsid w:val="3984AC54"/>
    <w:rsid w:val="3A3FF4D4"/>
    <w:rsid w:val="3A4348C2"/>
    <w:rsid w:val="3AACB360"/>
    <w:rsid w:val="3ABF03BC"/>
    <w:rsid w:val="3ACC69A0"/>
    <w:rsid w:val="3ADFB564"/>
    <w:rsid w:val="3BB3B770"/>
    <w:rsid w:val="3BC3BD53"/>
    <w:rsid w:val="3BC48CD2"/>
    <w:rsid w:val="3BDE67A4"/>
    <w:rsid w:val="3BF40343"/>
    <w:rsid w:val="3C549C2C"/>
    <w:rsid w:val="3C5C5EBB"/>
    <w:rsid w:val="3C98A867"/>
    <w:rsid w:val="3CC48F12"/>
    <w:rsid w:val="3D132545"/>
    <w:rsid w:val="3D2682A6"/>
    <w:rsid w:val="3DB4E276"/>
    <w:rsid w:val="3DD54397"/>
    <w:rsid w:val="3E9EEF07"/>
    <w:rsid w:val="3EB0086A"/>
    <w:rsid w:val="3EDABE51"/>
    <w:rsid w:val="3EF77710"/>
    <w:rsid w:val="3F1DC1D0"/>
    <w:rsid w:val="3F3AD574"/>
    <w:rsid w:val="3F9ABB18"/>
    <w:rsid w:val="3F9B40C2"/>
    <w:rsid w:val="3F9B53CC"/>
    <w:rsid w:val="3FF96D47"/>
    <w:rsid w:val="3FFE5BC2"/>
    <w:rsid w:val="4044203A"/>
    <w:rsid w:val="404553D7"/>
    <w:rsid w:val="4047F2B7"/>
    <w:rsid w:val="40562D25"/>
    <w:rsid w:val="40680F32"/>
    <w:rsid w:val="40764911"/>
    <w:rsid w:val="407E2F4A"/>
    <w:rsid w:val="4118702A"/>
    <w:rsid w:val="412E5BC8"/>
    <w:rsid w:val="414D6805"/>
    <w:rsid w:val="4199CB03"/>
    <w:rsid w:val="41D62EAB"/>
    <w:rsid w:val="427A3F41"/>
    <w:rsid w:val="42EA86ED"/>
    <w:rsid w:val="4314D04F"/>
    <w:rsid w:val="43221E21"/>
    <w:rsid w:val="4332B677"/>
    <w:rsid w:val="43981203"/>
    <w:rsid w:val="439E0957"/>
    <w:rsid w:val="43C96E5C"/>
    <w:rsid w:val="443E31AB"/>
    <w:rsid w:val="444C1C97"/>
    <w:rsid w:val="4450FC8C"/>
    <w:rsid w:val="44BF1ECF"/>
    <w:rsid w:val="44D68F11"/>
    <w:rsid w:val="44E1D3BE"/>
    <w:rsid w:val="455AA812"/>
    <w:rsid w:val="45AAD379"/>
    <w:rsid w:val="45F8707B"/>
    <w:rsid w:val="4683E785"/>
    <w:rsid w:val="46848372"/>
    <w:rsid w:val="46863C70"/>
    <w:rsid w:val="46A4279E"/>
    <w:rsid w:val="47041AD2"/>
    <w:rsid w:val="471AEFBB"/>
    <w:rsid w:val="47F70B3A"/>
    <w:rsid w:val="48422F12"/>
    <w:rsid w:val="485E6312"/>
    <w:rsid w:val="48698E66"/>
    <w:rsid w:val="487F0E2D"/>
    <w:rsid w:val="49E66E85"/>
    <w:rsid w:val="49ED166C"/>
    <w:rsid w:val="4A2877A9"/>
    <w:rsid w:val="4A6542C5"/>
    <w:rsid w:val="4A8F979E"/>
    <w:rsid w:val="4A9A5233"/>
    <w:rsid w:val="4ACD9E48"/>
    <w:rsid w:val="4B53E547"/>
    <w:rsid w:val="4C1E1603"/>
    <w:rsid w:val="4C20CA8E"/>
    <w:rsid w:val="4C2C8296"/>
    <w:rsid w:val="4C848183"/>
    <w:rsid w:val="4CBA9C79"/>
    <w:rsid w:val="4D24FF0A"/>
    <w:rsid w:val="4D4B3AE2"/>
    <w:rsid w:val="4DD4AFD5"/>
    <w:rsid w:val="4DE8E62F"/>
    <w:rsid w:val="4E09C071"/>
    <w:rsid w:val="4EAE17AE"/>
    <w:rsid w:val="4EE7EC56"/>
    <w:rsid w:val="4EE9E2D4"/>
    <w:rsid w:val="4F93266C"/>
    <w:rsid w:val="4FEFE209"/>
    <w:rsid w:val="50885B49"/>
    <w:rsid w:val="50C77BB1"/>
    <w:rsid w:val="5131BDDF"/>
    <w:rsid w:val="51480351"/>
    <w:rsid w:val="5215906F"/>
    <w:rsid w:val="52161713"/>
    <w:rsid w:val="522545F0"/>
    <w:rsid w:val="52864CD7"/>
    <w:rsid w:val="52990F38"/>
    <w:rsid w:val="52C0A9A9"/>
    <w:rsid w:val="53193E6F"/>
    <w:rsid w:val="534757AE"/>
    <w:rsid w:val="53746ACC"/>
    <w:rsid w:val="538A6102"/>
    <w:rsid w:val="53C1C43B"/>
    <w:rsid w:val="53CC8334"/>
    <w:rsid w:val="54EF976D"/>
    <w:rsid w:val="54FC724E"/>
    <w:rsid w:val="5515E2F6"/>
    <w:rsid w:val="5527FD8A"/>
    <w:rsid w:val="5530E780"/>
    <w:rsid w:val="55576C31"/>
    <w:rsid w:val="55599183"/>
    <w:rsid w:val="558C4F0E"/>
    <w:rsid w:val="55D056AC"/>
    <w:rsid w:val="55E6A83E"/>
    <w:rsid w:val="5695B751"/>
    <w:rsid w:val="56F8428B"/>
    <w:rsid w:val="5735722E"/>
    <w:rsid w:val="574C0D29"/>
    <w:rsid w:val="58204EA5"/>
    <w:rsid w:val="582A5336"/>
    <w:rsid w:val="58344636"/>
    <w:rsid w:val="583B423A"/>
    <w:rsid w:val="5895AB0E"/>
    <w:rsid w:val="59017CA0"/>
    <w:rsid w:val="593BBBB0"/>
    <w:rsid w:val="599C99FB"/>
    <w:rsid w:val="5AA0B81B"/>
    <w:rsid w:val="5ABB7040"/>
    <w:rsid w:val="5AE689EC"/>
    <w:rsid w:val="5AFE034D"/>
    <w:rsid w:val="5B84563C"/>
    <w:rsid w:val="5BC15139"/>
    <w:rsid w:val="5C2C6FA0"/>
    <w:rsid w:val="5C6F3DF8"/>
    <w:rsid w:val="5D7CE472"/>
    <w:rsid w:val="5D9210A9"/>
    <w:rsid w:val="5DB022E9"/>
    <w:rsid w:val="5DCC58FD"/>
    <w:rsid w:val="5DCD395A"/>
    <w:rsid w:val="5E17A809"/>
    <w:rsid w:val="5E736369"/>
    <w:rsid w:val="5EA41BD7"/>
    <w:rsid w:val="5EC04336"/>
    <w:rsid w:val="5EE0FE4E"/>
    <w:rsid w:val="5EEACDC6"/>
    <w:rsid w:val="5F0EA88C"/>
    <w:rsid w:val="5F8BD82F"/>
    <w:rsid w:val="5FABD720"/>
    <w:rsid w:val="5FBF5666"/>
    <w:rsid w:val="601F22F6"/>
    <w:rsid w:val="602386DF"/>
    <w:rsid w:val="604FDB4B"/>
    <w:rsid w:val="60DB2C84"/>
    <w:rsid w:val="60EAF8D3"/>
    <w:rsid w:val="612B633F"/>
    <w:rsid w:val="6175A7CF"/>
    <w:rsid w:val="61CCA166"/>
    <w:rsid w:val="6277943D"/>
    <w:rsid w:val="62924798"/>
    <w:rsid w:val="62A4E76C"/>
    <w:rsid w:val="62C50EE0"/>
    <w:rsid w:val="62CD0F77"/>
    <w:rsid w:val="6336B664"/>
    <w:rsid w:val="635BBA90"/>
    <w:rsid w:val="6391C6DF"/>
    <w:rsid w:val="63B485D7"/>
    <w:rsid w:val="63B6C595"/>
    <w:rsid w:val="640C0865"/>
    <w:rsid w:val="640D69BE"/>
    <w:rsid w:val="6499B2E1"/>
    <w:rsid w:val="64B4797E"/>
    <w:rsid w:val="64BCA078"/>
    <w:rsid w:val="64E36642"/>
    <w:rsid w:val="652979D0"/>
    <w:rsid w:val="652F05D8"/>
    <w:rsid w:val="65A1DA15"/>
    <w:rsid w:val="663BD70D"/>
    <w:rsid w:val="665EF95B"/>
    <w:rsid w:val="66836552"/>
    <w:rsid w:val="66A2E5DC"/>
    <w:rsid w:val="66A5928A"/>
    <w:rsid w:val="66B4040A"/>
    <w:rsid w:val="67019DA0"/>
    <w:rsid w:val="6706F89C"/>
    <w:rsid w:val="670E0836"/>
    <w:rsid w:val="675B77F2"/>
    <w:rsid w:val="67EBB9E4"/>
    <w:rsid w:val="682A4663"/>
    <w:rsid w:val="684F10FA"/>
    <w:rsid w:val="685667F6"/>
    <w:rsid w:val="68D2416A"/>
    <w:rsid w:val="69B571F4"/>
    <w:rsid w:val="69D5F0FF"/>
    <w:rsid w:val="69D63029"/>
    <w:rsid w:val="6AD1E3BD"/>
    <w:rsid w:val="6B882F31"/>
    <w:rsid w:val="6BAC9921"/>
    <w:rsid w:val="6BCD32AE"/>
    <w:rsid w:val="6BE5C280"/>
    <w:rsid w:val="6C1C613B"/>
    <w:rsid w:val="6C276A66"/>
    <w:rsid w:val="6CFC898A"/>
    <w:rsid w:val="6DBC5D80"/>
    <w:rsid w:val="6ED399A1"/>
    <w:rsid w:val="6EF76409"/>
    <w:rsid w:val="6FA434CE"/>
    <w:rsid w:val="700EAA14"/>
    <w:rsid w:val="703A1C30"/>
    <w:rsid w:val="70669365"/>
    <w:rsid w:val="706F6B55"/>
    <w:rsid w:val="70B2A8FB"/>
    <w:rsid w:val="70DFA7C6"/>
    <w:rsid w:val="71C17BD0"/>
    <w:rsid w:val="7232DDB7"/>
    <w:rsid w:val="729624B2"/>
    <w:rsid w:val="72BF7692"/>
    <w:rsid w:val="72EB6A24"/>
    <w:rsid w:val="73C54E7F"/>
    <w:rsid w:val="73D53567"/>
    <w:rsid w:val="743F5C0C"/>
    <w:rsid w:val="74517A1A"/>
    <w:rsid w:val="74B42AC8"/>
    <w:rsid w:val="75105036"/>
    <w:rsid w:val="75848D4B"/>
    <w:rsid w:val="75E0B2AA"/>
    <w:rsid w:val="7640DEE2"/>
    <w:rsid w:val="7665ED3C"/>
    <w:rsid w:val="76A270D2"/>
    <w:rsid w:val="76AAA40A"/>
    <w:rsid w:val="76D17FAB"/>
    <w:rsid w:val="76E474CD"/>
    <w:rsid w:val="784C1CA1"/>
    <w:rsid w:val="79611BCE"/>
    <w:rsid w:val="79B8E5DE"/>
    <w:rsid w:val="7A09663D"/>
    <w:rsid w:val="7A15031F"/>
    <w:rsid w:val="7A2D9053"/>
    <w:rsid w:val="7A46868E"/>
    <w:rsid w:val="7AEE1D83"/>
    <w:rsid w:val="7B42AB29"/>
    <w:rsid w:val="7B834137"/>
    <w:rsid w:val="7B843AB5"/>
    <w:rsid w:val="7B95DF93"/>
    <w:rsid w:val="7C2DAC8B"/>
    <w:rsid w:val="7CD1DABD"/>
    <w:rsid w:val="7D8F111E"/>
    <w:rsid w:val="7DBFD25F"/>
    <w:rsid w:val="7DDD5C6E"/>
    <w:rsid w:val="7DE090D3"/>
    <w:rsid w:val="7E120A3E"/>
    <w:rsid w:val="7E7D3125"/>
    <w:rsid w:val="7F20F7B8"/>
    <w:rsid w:val="7F252B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19F85"/>
  <w15:chartTrackingRefBased/>
  <w15:docId w15:val="{C65B8AD5-B8ED-433F-ADB5-A58C7562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F1"/>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DD55F9"/>
    <w:pPr>
      <w:keepNext/>
      <w:keepLines/>
      <w:spacing w:before="40" w:after="0"/>
      <w:outlineLvl w:val="1"/>
    </w:pPr>
    <w:rPr>
      <w:rFonts w:ascii="Segoe UI" w:eastAsiaTheme="majorEastAsia" w:hAnsi="Segoe UI" w:cstheme="majorBidi"/>
      <w:bCs/>
      <w:color w:val="374C80"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3B37"/>
    <w:pPr>
      <w:spacing w:after="0" w:line="240" w:lineRule="auto"/>
    </w:pPr>
  </w:style>
  <w:style w:type="table" w:styleId="TableGrid">
    <w:name w:val="Table Grid"/>
    <w:basedOn w:val="TableNormal"/>
    <w:uiPriority w:val="39"/>
    <w:rsid w:val="00E54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36D7"/>
    <w:pPr>
      <w:autoSpaceDE w:val="0"/>
      <w:autoSpaceDN w:val="0"/>
      <w:adjustRightInd w:val="0"/>
      <w:spacing w:after="0"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DD55F9"/>
    <w:rPr>
      <w:rFonts w:ascii="Segoe UI" w:eastAsiaTheme="majorEastAsia" w:hAnsi="Segoe UI" w:cstheme="majorBidi"/>
      <w:bCs/>
      <w:color w:val="374C80" w:themeColor="accent1" w:themeShade="BF"/>
      <w:sz w:val="26"/>
      <w:szCs w:val="26"/>
    </w:rPr>
  </w:style>
  <w:style w:type="table" w:styleId="GridTable5Dark-Accent3">
    <w:name w:val="Grid Table 5 Dark Accent 3"/>
    <w:basedOn w:val="TableNormal"/>
    <w:uiPriority w:val="50"/>
    <w:rsid w:val="00DD55F9"/>
    <w:pPr>
      <w:spacing w:after="0" w:line="240" w:lineRule="auto"/>
    </w:pPr>
    <w:rPr>
      <w:rFonts w:eastAsiaTheme="minorEastAsia"/>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paragraph" w:styleId="Title">
    <w:name w:val="Title"/>
    <w:basedOn w:val="Normal"/>
    <w:next w:val="Normal"/>
    <w:link w:val="TitleChar"/>
    <w:uiPriority w:val="10"/>
    <w:qFormat/>
    <w:rsid w:val="0051620C"/>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1620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DE2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009"/>
  </w:style>
  <w:style w:type="paragraph" w:styleId="Footer">
    <w:name w:val="footer"/>
    <w:basedOn w:val="Normal"/>
    <w:link w:val="FooterChar"/>
    <w:uiPriority w:val="99"/>
    <w:unhideWhenUsed/>
    <w:rsid w:val="00DE2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009"/>
  </w:style>
  <w:style w:type="character" w:customStyle="1" w:styleId="Heading1Char">
    <w:name w:val="Heading 1 Char"/>
    <w:basedOn w:val="DefaultParagraphFont"/>
    <w:link w:val="Heading1"/>
    <w:uiPriority w:val="9"/>
    <w:rsid w:val="00A522F1"/>
    <w:rPr>
      <w:rFonts w:asciiTheme="majorHAnsi" w:eastAsiaTheme="majorEastAsia" w:hAnsiTheme="majorHAnsi" w:cstheme="majorBidi"/>
      <w:color w:val="374C80" w:themeColor="accent1" w:themeShade="BF"/>
      <w:sz w:val="40"/>
      <w:szCs w:val="40"/>
    </w:rPr>
  </w:style>
  <w:style w:type="paragraph" w:styleId="TOCHeading">
    <w:name w:val="TOC Heading"/>
    <w:basedOn w:val="Heading1"/>
    <w:next w:val="Normal"/>
    <w:uiPriority w:val="39"/>
    <w:unhideWhenUsed/>
    <w:qFormat/>
    <w:rsid w:val="00A522F1"/>
    <w:pPr>
      <w:spacing w:before="240" w:after="0"/>
      <w:outlineLvl w:val="9"/>
    </w:pPr>
    <w:rPr>
      <w:sz w:val="32"/>
      <w:szCs w:val="32"/>
    </w:rPr>
  </w:style>
  <w:style w:type="paragraph" w:styleId="TOC2">
    <w:name w:val="toc 2"/>
    <w:basedOn w:val="Normal"/>
    <w:next w:val="Normal"/>
    <w:autoRedefine/>
    <w:uiPriority w:val="39"/>
    <w:unhideWhenUsed/>
    <w:rsid w:val="00A522F1"/>
    <w:pPr>
      <w:spacing w:after="100"/>
      <w:ind w:left="220"/>
    </w:pPr>
    <w:rPr>
      <w:rFonts w:eastAsiaTheme="minorEastAsia" w:cs="Times New Roman"/>
    </w:rPr>
  </w:style>
  <w:style w:type="paragraph" w:styleId="TOC1">
    <w:name w:val="toc 1"/>
    <w:basedOn w:val="Normal"/>
    <w:next w:val="Normal"/>
    <w:autoRedefine/>
    <w:uiPriority w:val="39"/>
    <w:unhideWhenUsed/>
    <w:rsid w:val="00A522F1"/>
    <w:pPr>
      <w:spacing w:after="100"/>
    </w:pPr>
    <w:rPr>
      <w:rFonts w:eastAsiaTheme="minorEastAsia" w:cs="Times New Roman"/>
    </w:rPr>
  </w:style>
  <w:style w:type="paragraph" w:styleId="TOC3">
    <w:name w:val="toc 3"/>
    <w:basedOn w:val="Normal"/>
    <w:next w:val="Normal"/>
    <w:autoRedefine/>
    <w:uiPriority w:val="39"/>
    <w:unhideWhenUsed/>
    <w:rsid w:val="00A522F1"/>
    <w:pPr>
      <w:spacing w:after="100"/>
      <w:ind w:left="440"/>
    </w:pPr>
    <w:rPr>
      <w:rFonts w:eastAsiaTheme="minorEastAsia" w:cs="Times New Roman"/>
    </w:rPr>
  </w:style>
  <w:style w:type="character" w:styleId="Hyperlink">
    <w:name w:val="Hyperlink"/>
    <w:basedOn w:val="DefaultParagraphFont"/>
    <w:uiPriority w:val="99"/>
    <w:unhideWhenUsed/>
    <w:rsid w:val="007F2103"/>
    <w:rPr>
      <w:color w:val="9454C3" w:themeColor="hyperlink"/>
      <w:u w:val="single"/>
    </w:rPr>
  </w:style>
  <w:style w:type="paragraph" w:styleId="Revision">
    <w:name w:val="Revision"/>
    <w:hidden/>
    <w:uiPriority w:val="99"/>
    <w:semiHidden/>
    <w:rsid w:val="001255CC"/>
    <w:pPr>
      <w:spacing w:after="0" w:line="240" w:lineRule="auto"/>
    </w:pPr>
  </w:style>
  <w:style w:type="character" w:styleId="CommentReference">
    <w:name w:val="annotation reference"/>
    <w:basedOn w:val="DefaultParagraphFont"/>
    <w:uiPriority w:val="99"/>
    <w:semiHidden/>
    <w:unhideWhenUsed/>
    <w:rsid w:val="007846F8"/>
    <w:rPr>
      <w:sz w:val="16"/>
      <w:szCs w:val="16"/>
    </w:rPr>
  </w:style>
  <w:style w:type="paragraph" w:styleId="CommentText">
    <w:name w:val="annotation text"/>
    <w:basedOn w:val="Normal"/>
    <w:link w:val="CommentTextChar"/>
    <w:uiPriority w:val="99"/>
    <w:unhideWhenUsed/>
    <w:rsid w:val="007846F8"/>
    <w:pPr>
      <w:spacing w:line="240" w:lineRule="auto"/>
    </w:pPr>
    <w:rPr>
      <w:sz w:val="20"/>
      <w:szCs w:val="20"/>
    </w:rPr>
  </w:style>
  <w:style w:type="character" w:customStyle="1" w:styleId="CommentTextChar">
    <w:name w:val="Comment Text Char"/>
    <w:basedOn w:val="DefaultParagraphFont"/>
    <w:link w:val="CommentText"/>
    <w:uiPriority w:val="99"/>
    <w:rsid w:val="007846F8"/>
    <w:rPr>
      <w:sz w:val="20"/>
      <w:szCs w:val="20"/>
    </w:rPr>
  </w:style>
  <w:style w:type="paragraph" w:styleId="CommentSubject">
    <w:name w:val="annotation subject"/>
    <w:basedOn w:val="CommentText"/>
    <w:next w:val="CommentText"/>
    <w:link w:val="CommentSubjectChar"/>
    <w:uiPriority w:val="99"/>
    <w:semiHidden/>
    <w:unhideWhenUsed/>
    <w:rsid w:val="007846F8"/>
    <w:rPr>
      <w:b/>
      <w:bCs/>
    </w:rPr>
  </w:style>
  <w:style w:type="character" w:customStyle="1" w:styleId="CommentSubjectChar">
    <w:name w:val="Comment Subject Char"/>
    <w:basedOn w:val="CommentTextChar"/>
    <w:link w:val="CommentSubject"/>
    <w:uiPriority w:val="99"/>
    <w:semiHidden/>
    <w:rsid w:val="007846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39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3.png"/><Relationship Id="rId29" Type="http://schemas.microsoft.com/office/2011/relationships/commentsExtended" Target="commentsExtended.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image" Target="media/image10.png"/><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comments" Target="comments.xml"/><Relationship Id="rId36"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6.xm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footer" Target="footer10.xml"/><Relationship Id="rId30" Type="http://schemas.microsoft.com/office/2016/09/relationships/commentsIds" Target="commentsIds.xml"/><Relationship Id="rId35" Type="http://schemas.openxmlformats.org/officeDocument/2006/relationships/image" Target="media/image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c58f89c-b927-4951-aff1-388d1fb413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FF1E59CC462A4D81FF26D2AF3EDE55" ma:contentTypeVersion="5" ma:contentTypeDescription="Create a new document." ma:contentTypeScope="" ma:versionID="002eb240b1216da56c9133963294b259">
  <xsd:schema xmlns:xsd="http://www.w3.org/2001/XMLSchema" xmlns:xs="http://www.w3.org/2001/XMLSchema" xmlns:p="http://schemas.microsoft.com/office/2006/metadata/properties" xmlns:ns3="bc58f89c-b927-4951-aff1-388d1fb4134d" targetNamespace="http://schemas.microsoft.com/office/2006/metadata/properties" ma:root="true" ma:fieldsID="72329b0b4c1226c8554ebccd357679e8" ns3:_="">
    <xsd:import namespace="bc58f89c-b927-4951-aff1-388d1fb4134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58f89c-b927-4951-aff1-388d1fb413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42FDE-5926-435F-AB45-63CC8A36B3DE}">
  <ds:schemaRefs>
    <ds:schemaRef ds:uri="http://schemas.microsoft.com/office/2006/documentManagement/types"/>
    <ds:schemaRef ds:uri="bc58f89c-b927-4951-aff1-388d1fb4134d"/>
    <ds:schemaRef ds:uri="http://schemas.microsoft.com/office/2006/metadata/properties"/>
    <ds:schemaRef ds:uri="http://purl.org/dc/elements/1.1/"/>
    <ds:schemaRef ds:uri="http://www.w3.org/XML/1998/namespace"/>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A30B0666-55A3-4FB0-9D7B-3A1671AED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58f89c-b927-4951-aff1-388d1fb41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08543E-EADE-49DB-816D-BB09CC95CB08}">
  <ds:schemaRefs>
    <ds:schemaRef ds:uri="http://schemas.openxmlformats.org/officeDocument/2006/bibliography"/>
  </ds:schemaRefs>
</ds:datastoreItem>
</file>

<file path=customXml/itemProps4.xml><?xml version="1.0" encoding="utf-8"?>
<ds:datastoreItem xmlns:ds="http://schemas.openxmlformats.org/officeDocument/2006/customXml" ds:itemID="{C7B8086F-6863-4117-B2B7-5387D3C699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3455</Words>
  <Characters>17172</Characters>
  <Application>Microsoft Office Word</Application>
  <DocSecurity>0</DocSecurity>
  <Lines>1010</Lines>
  <Paragraphs>825</Paragraphs>
  <ScaleCrop>false</ScaleCrop>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dc:creator>
  <cp:keywords/>
  <dc:description/>
  <cp:lastModifiedBy>Vincent Moss</cp:lastModifiedBy>
  <cp:revision>2</cp:revision>
  <dcterms:created xsi:type="dcterms:W3CDTF">2025-12-10T04:49:00Z</dcterms:created>
  <dcterms:modified xsi:type="dcterms:W3CDTF">2025-12-10T04:49:00Z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0x010100A6FF1E59CC462A4D81FF26D2AF3EDE55</vt:lpwstr>
  </property>
</Properties>
</file>